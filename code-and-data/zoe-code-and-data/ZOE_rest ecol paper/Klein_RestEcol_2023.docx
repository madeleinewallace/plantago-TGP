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ED197" w14:textId="5C929D77" w:rsidR="009D4381" w:rsidRPr="00664CF1" w:rsidRDefault="00C83CD7" w:rsidP="00332B8C">
      <w:pPr>
        <w:spacing w:line="480" w:lineRule="auto"/>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SEED SOURC</w:t>
      </w:r>
      <w:r w:rsidR="002B1D4E">
        <w:rPr>
          <w:rFonts w:ascii="Times New Roman" w:eastAsia="Times New Roman" w:hAnsi="Times New Roman" w:cs="Times New Roman"/>
          <w:b/>
          <w:bCs/>
          <w:color w:val="000000"/>
          <w:sz w:val="22"/>
          <w:szCs w:val="22"/>
        </w:rPr>
        <w:t>E</w:t>
      </w:r>
      <w:r>
        <w:rPr>
          <w:rFonts w:ascii="Times New Roman" w:eastAsia="Times New Roman" w:hAnsi="Times New Roman" w:cs="Times New Roman"/>
          <w:b/>
          <w:bCs/>
          <w:color w:val="000000"/>
          <w:sz w:val="22"/>
          <w:szCs w:val="22"/>
        </w:rPr>
        <w:t xml:space="preserve"> </w:t>
      </w:r>
      <w:r w:rsidR="00407EFB">
        <w:rPr>
          <w:rFonts w:ascii="Times New Roman" w:eastAsia="Times New Roman" w:hAnsi="Times New Roman" w:cs="Times New Roman"/>
          <w:b/>
          <w:bCs/>
          <w:color w:val="000000"/>
          <w:sz w:val="22"/>
          <w:szCs w:val="22"/>
        </w:rPr>
        <w:t xml:space="preserve">ENVIRONMENT PREDICTS DROUGHT RESPONSE </w:t>
      </w:r>
      <w:r w:rsidR="00A17B25">
        <w:rPr>
          <w:rFonts w:ascii="Times New Roman" w:eastAsia="Times New Roman" w:hAnsi="Times New Roman" w:cs="Times New Roman"/>
          <w:b/>
          <w:bCs/>
          <w:color w:val="000000"/>
          <w:sz w:val="22"/>
          <w:szCs w:val="22"/>
        </w:rPr>
        <w:t xml:space="preserve">IN </w:t>
      </w:r>
      <w:commentRangeStart w:id="0"/>
      <w:r w:rsidR="00407EFB" w:rsidRPr="00332B8C">
        <w:rPr>
          <w:rFonts w:ascii="Times New Roman" w:eastAsia="Times New Roman" w:hAnsi="Times New Roman" w:cs="Times New Roman"/>
          <w:b/>
          <w:bCs/>
          <w:i/>
          <w:iCs/>
          <w:color w:val="000000"/>
          <w:sz w:val="22"/>
          <w:szCs w:val="22"/>
        </w:rPr>
        <w:t xml:space="preserve">PLANTAGO </w:t>
      </w:r>
      <w:commentRangeEnd w:id="0"/>
      <w:r w:rsidR="00F1352E">
        <w:rPr>
          <w:rStyle w:val="CommentReference"/>
        </w:rPr>
        <w:commentReference w:id="0"/>
      </w:r>
      <w:r w:rsidR="00407EFB" w:rsidRPr="00332B8C">
        <w:rPr>
          <w:rFonts w:ascii="Times New Roman" w:eastAsia="Times New Roman" w:hAnsi="Times New Roman" w:cs="Times New Roman"/>
          <w:b/>
          <w:bCs/>
          <w:i/>
          <w:iCs/>
          <w:color w:val="000000"/>
          <w:sz w:val="22"/>
          <w:szCs w:val="22"/>
        </w:rPr>
        <w:t>PATAGONICA</w:t>
      </w:r>
      <w:r w:rsidR="00407EFB">
        <w:rPr>
          <w:rFonts w:ascii="Times New Roman" w:eastAsia="Times New Roman" w:hAnsi="Times New Roman" w:cs="Times New Roman"/>
          <w:b/>
          <w:bCs/>
          <w:color w:val="000000"/>
          <w:sz w:val="22"/>
          <w:szCs w:val="22"/>
        </w:rPr>
        <w:t xml:space="preserve"> </w:t>
      </w:r>
    </w:p>
    <w:p w14:paraId="4D405632" w14:textId="79E98A0B" w:rsidR="004A569A" w:rsidRDefault="004A569A" w:rsidP="00332B8C">
      <w:pPr>
        <w:spacing w:line="480" w:lineRule="auto"/>
        <w:rPr>
          <w:rFonts w:ascii="Times New Roman" w:eastAsia="Times New Roman" w:hAnsi="Times New Roman" w:cs="Times New Roman"/>
        </w:rPr>
      </w:pPr>
    </w:p>
    <w:p w14:paraId="1A377DF3" w14:textId="5387E7DF" w:rsidR="00407EFB" w:rsidRDefault="007F73A7" w:rsidP="00332B8C">
      <w:pPr>
        <w:spacing w:line="480" w:lineRule="auto"/>
        <w:rPr>
          <w:rFonts w:ascii="Times New Roman" w:eastAsia="Times New Roman" w:hAnsi="Times New Roman" w:cs="Times New Roman"/>
        </w:rPr>
      </w:pPr>
      <w:r>
        <w:rPr>
          <w:rFonts w:ascii="Times New Roman" w:eastAsia="Times New Roman" w:hAnsi="Times New Roman" w:cs="Times New Roman"/>
        </w:rPr>
        <w:t>Running title</w:t>
      </w:r>
      <w:r w:rsidR="00407EFB">
        <w:rPr>
          <w:rFonts w:ascii="Times New Roman" w:eastAsia="Times New Roman" w:hAnsi="Times New Roman" w:cs="Times New Roman"/>
        </w:rPr>
        <w:t xml:space="preserve">: </w:t>
      </w:r>
    </w:p>
    <w:p w14:paraId="05B7B982" w14:textId="2D4A43D0" w:rsidR="00407EFB" w:rsidRDefault="00407EFB" w:rsidP="007F73A7">
      <w:pPr>
        <w:spacing w:line="480" w:lineRule="auto"/>
        <w:ind w:firstLine="720"/>
        <w:rPr>
          <w:rFonts w:ascii="Times New Roman" w:eastAsia="Times New Roman" w:hAnsi="Times New Roman" w:cs="Times New Roman"/>
          <w:b/>
          <w:bCs/>
          <w:i/>
          <w:iCs/>
          <w:color w:val="000000"/>
          <w:sz w:val="22"/>
          <w:szCs w:val="22"/>
        </w:rPr>
      </w:pPr>
      <w:r>
        <w:rPr>
          <w:rFonts w:ascii="Times New Roman" w:eastAsia="Times New Roman" w:hAnsi="Times New Roman" w:cs="Times New Roman"/>
          <w:b/>
          <w:bCs/>
          <w:i/>
          <w:iCs/>
          <w:color w:val="000000"/>
          <w:sz w:val="22"/>
          <w:szCs w:val="22"/>
        </w:rPr>
        <w:t>Variable</w:t>
      </w:r>
      <w:r w:rsidR="0028512E">
        <w:rPr>
          <w:rFonts w:ascii="Times New Roman" w:eastAsia="Times New Roman" w:hAnsi="Times New Roman" w:cs="Times New Roman"/>
          <w:b/>
          <w:bCs/>
          <w:i/>
          <w:iCs/>
          <w:color w:val="000000"/>
          <w:sz w:val="22"/>
          <w:szCs w:val="22"/>
        </w:rPr>
        <w:t xml:space="preserve"> precipitation</w:t>
      </w:r>
      <w:r w:rsidR="00C83CD7">
        <w:rPr>
          <w:rFonts w:ascii="Times New Roman" w:eastAsia="Times New Roman" w:hAnsi="Times New Roman" w:cs="Times New Roman"/>
          <w:b/>
          <w:bCs/>
          <w:i/>
          <w:iCs/>
          <w:color w:val="000000"/>
          <w:sz w:val="22"/>
          <w:szCs w:val="22"/>
        </w:rPr>
        <w:t xml:space="preserve"> </w:t>
      </w:r>
      <w:r w:rsidR="0028512E">
        <w:rPr>
          <w:rFonts w:ascii="Times New Roman" w:eastAsia="Times New Roman" w:hAnsi="Times New Roman" w:cs="Times New Roman"/>
          <w:b/>
          <w:bCs/>
          <w:i/>
          <w:iCs/>
          <w:color w:val="000000"/>
          <w:sz w:val="22"/>
          <w:szCs w:val="22"/>
        </w:rPr>
        <w:t xml:space="preserve">at </w:t>
      </w:r>
      <w:r w:rsidR="00C83CD7">
        <w:rPr>
          <w:rFonts w:ascii="Times New Roman" w:eastAsia="Times New Roman" w:hAnsi="Times New Roman" w:cs="Times New Roman"/>
          <w:b/>
          <w:bCs/>
          <w:i/>
          <w:iCs/>
          <w:color w:val="000000"/>
          <w:sz w:val="22"/>
          <w:szCs w:val="22"/>
        </w:rPr>
        <w:t>maternal</w:t>
      </w:r>
      <w:r w:rsidR="0028512E">
        <w:rPr>
          <w:rFonts w:ascii="Times New Roman" w:eastAsia="Times New Roman" w:hAnsi="Times New Roman" w:cs="Times New Roman"/>
          <w:b/>
          <w:bCs/>
          <w:i/>
          <w:iCs/>
          <w:color w:val="000000"/>
          <w:sz w:val="22"/>
          <w:szCs w:val="22"/>
        </w:rPr>
        <w:t xml:space="preserve"> source sites</w:t>
      </w:r>
      <w:r>
        <w:rPr>
          <w:rFonts w:ascii="Times New Roman" w:eastAsia="Times New Roman" w:hAnsi="Times New Roman" w:cs="Times New Roman"/>
          <w:b/>
          <w:bCs/>
          <w:i/>
          <w:iCs/>
          <w:color w:val="000000"/>
          <w:sz w:val="22"/>
          <w:szCs w:val="22"/>
        </w:rPr>
        <w:t xml:space="preserve"> leads to higher mortality</w:t>
      </w:r>
    </w:p>
    <w:p w14:paraId="6C2B66A7" w14:textId="77777777" w:rsidR="007F73A7" w:rsidRPr="00332B8C" w:rsidRDefault="007F73A7" w:rsidP="00332B8C">
      <w:pPr>
        <w:spacing w:line="480" w:lineRule="auto"/>
        <w:ind w:firstLine="720"/>
        <w:rPr>
          <w:rFonts w:ascii="Times New Roman" w:eastAsia="Times New Roman" w:hAnsi="Times New Roman" w:cs="Times New Roman"/>
          <w:i/>
          <w:iCs/>
        </w:rPr>
      </w:pPr>
    </w:p>
    <w:p w14:paraId="469100E6" w14:textId="43DC51D8" w:rsidR="004A569A" w:rsidRDefault="004A569A" w:rsidP="00332B8C">
      <w:pPr>
        <w:spacing w:line="480" w:lineRule="auto"/>
        <w:rPr>
          <w:rFonts w:ascii="Times New Roman" w:eastAsia="Times New Roman" w:hAnsi="Times New Roman" w:cs="Times New Roman"/>
        </w:rPr>
      </w:pPr>
    </w:p>
    <w:p w14:paraId="763CA096" w14:textId="0EE98186" w:rsidR="004A569A" w:rsidRDefault="004A569A" w:rsidP="00332B8C">
      <w:pPr>
        <w:spacing w:line="480" w:lineRule="auto"/>
        <w:rPr>
          <w:rFonts w:ascii="Times New Roman" w:eastAsia="Times New Roman" w:hAnsi="Times New Roman" w:cs="Times New Roman"/>
        </w:rPr>
      </w:pPr>
    </w:p>
    <w:p w14:paraId="2F1A9BDE" w14:textId="2ADA513E" w:rsidR="004A569A" w:rsidRDefault="004A569A" w:rsidP="00332B8C">
      <w:pPr>
        <w:spacing w:line="480" w:lineRule="auto"/>
        <w:rPr>
          <w:rFonts w:ascii="Times New Roman" w:eastAsia="Times New Roman" w:hAnsi="Times New Roman" w:cs="Times New Roman"/>
        </w:rPr>
      </w:pPr>
    </w:p>
    <w:p w14:paraId="146B76D7" w14:textId="79BADC3C" w:rsidR="004A569A" w:rsidRDefault="004A569A" w:rsidP="00332B8C">
      <w:pPr>
        <w:spacing w:line="480" w:lineRule="auto"/>
        <w:rPr>
          <w:rFonts w:ascii="Times New Roman" w:eastAsia="Times New Roman" w:hAnsi="Times New Roman" w:cs="Times New Roman"/>
        </w:rPr>
      </w:pPr>
    </w:p>
    <w:p w14:paraId="75F16A04" w14:textId="77777777" w:rsidR="00407EFB" w:rsidRDefault="00407EFB" w:rsidP="007F73A7">
      <w:pPr>
        <w:spacing w:line="480" w:lineRule="auto"/>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Zoë Klein and Rachel M. Mitchell*.  School of Earth and Sustainability, Northern Arizona University, Flagstaff, Arizona USA</w:t>
      </w:r>
    </w:p>
    <w:p w14:paraId="497D2266" w14:textId="77777777" w:rsidR="00407EFB" w:rsidRDefault="00407EFB" w:rsidP="00364198">
      <w:pPr>
        <w:spacing w:line="480" w:lineRule="auto"/>
        <w:rPr>
          <w:rFonts w:ascii="Times New Roman" w:eastAsia="Times New Roman" w:hAnsi="Times New Roman" w:cs="Times New Roman"/>
          <w:b/>
          <w:bCs/>
          <w:color w:val="000000"/>
          <w:sz w:val="22"/>
          <w:szCs w:val="22"/>
        </w:rPr>
      </w:pPr>
    </w:p>
    <w:p w14:paraId="609D8223" w14:textId="77777777" w:rsidR="00407EFB" w:rsidRDefault="00407EFB" w:rsidP="00C67ECB">
      <w:pPr>
        <w:spacing w:line="480" w:lineRule="auto"/>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*Corresponding author (</w:t>
      </w:r>
      <w:hyperlink r:id="rId11" w:history="1">
        <w:r w:rsidRPr="008934C5">
          <w:rPr>
            <w:rStyle w:val="Hyperlink"/>
            <w:rFonts w:ascii="Times New Roman" w:eastAsia="Times New Roman" w:hAnsi="Times New Roman" w:cs="Times New Roman"/>
            <w:b/>
            <w:bCs/>
            <w:sz w:val="22"/>
            <w:szCs w:val="22"/>
          </w:rPr>
          <w:t>Rachel.mitchell@nau.edu</w:t>
        </w:r>
      </w:hyperlink>
      <w:r>
        <w:rPr>
          <w:rFonts w:ascii="Times New Roman" w:eastAsia="Times New Roman" w:hAnsi="Times New Roman" w:cs="Times New Roman"/>
          <w:b/>
          <w:bCs/>
          <w:color w:val="000000"/>
          <w:sz w:val="22"/>
          <w:szCs w:val="22"/>
        </w:rPr>
        <w:t>).</w:t>
      </w:r>
    </w:p>
    <w:p w14:paraId="159665D0" w14:textId="77777777" w:rsidR="00407EFB" w:rsidRDefault="00407EFB" w:rsidP="0081554C">
      <w:pPr>
        <w:spacing w:line="480" w:lineRule="auto"/>
        <w:rPr>
          <w:rFonts w:ascii="Times New Roman" w:eastAsia="Times New Roman" w:hAnsi="Times New Roman" w:cs="Times New Roman"/>
          <w:b/>
          <w:bCs/>
          <w:color w:val="000000"/>
          <w:sz w:val="22"/>
          <w:szCs w:val="22"/>
        </w:rPr>
      </w:pPr>
    </w:p>
    <w:p w14:paraId="45CCA205" w14:textId="17A4C921" w:rsidR="00407EFB" w:rsidRDefault="00407EFB" w:rsidP="00332B8C">
      <w:pPr>
        <w:spacing w:line="480" w:lineRule="auto"/>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ZK and RMM conceived and designed the research, ZK </w:t>
      </w:r>
      <w:proofErr w:type="spellStart"/>
      <w:r w:rsidR="00A17B25">
        <w:rPr>
          <w:rFonts w:ascii="Times New Roman" w:eastAsia="Times New Roman" w:hAnsi="Times New Roman" w:cs="Times New Roman"/>
          <w:b/>
          <w:bCs/>
          <w:color w:val="000000"/>
          <w:sz w:val="22"/>
          <w:szCs w:val="22"/>
        </w:rPr>
        <w:t>collecte</w:t>
      </w:r>
      <w:proofErr w:type="spellEnd"/>
      <w:r w:rsidR="00A17B25">
        <w:rPr>
          <w:rFonts w:ascii="Times New Roman" w:eastAsia="Times New Roman" w:hAnsi="Times New Roman" w:cs="Times New Roman"/>
          <w:b/>
          <w:bCs/>
          <w:color w:val="000000"/>
          <w:sz w:val="22"/>
          <w:szCs w:val="22"/>
        </w:rPr>
        <w:t xml:space="preserve"> data and conducted </w:t>
      </w:r>
      <w:r>
        <w:rPr>
          <w:rFonts w:ascii="Times New Roman" w:eastAsia="Times New Roman" w:hAnsi="Times New Roman" w:cs="Times New Roman"/>
          <w:b/>
          <w:bCs/>
          <w:color w:val="000000"/>
          <w:sz w:val="22"/>
          <w:szCs w:val="22"/>
        </w:rPr>
        <w:t>analys</w:t>
      </w:r>
      <w:r w:rsidR="00A17B25">
        <w:rPr>
          <w:rFonts w:ascii="Times New Roman" w:eastAsia="Times New Roman" w:hAnsi="Times New Roman" w:cs="Times New Roman"/>
          <w:b/>
          <w:bCs/>
          <w:color w:val="000000"/>
          <w:sz w:val="22"/>
          <w:szCs w:val="22"/>
        </w:rPr>
        <w:t>es</w:t>
      </w:r>
      <w:r>
        <w:rPr>
          <w:rFonts w:ascii="Times New Roman" w:eastAsia="Times New Roman" w:hAnsi="Times New Roman" w:cs="Times New Roman"/>
          <w:b/>
          <w:bCs/>
          <w:color w:val="000000"/>
          <w:sz w:val="22"/>
          <w:szCs w:val="22"/>
        </w:rPr>
        <w:t>, ZK and RMM wrote and edited the manuscript.</w:t>
      </w:r>
    </w:p>
    <w:p w14:paraId="109FEA9A" w14:textId="61F7D2B6" w:rsidR="004A569A" w:rsidRDefault="004A569A" w:rsidP="00332B8C">
      <w:pPr>
        <w:spacing w:line="480" w:lineRule="auto"/>
        <w:rPr>
          <w:rFonts w:ascii="Times New Roman" w:eastAsia="Times New Roman" w:hAnsi="Times New Roman" w:cs="Times New Roman"/>
        </w:rPr>
      </w:pPr>
    </w:p>
    <w:p w14:paraId="7B5B75DE" w14:textId="7EC5B91C" w:rsidR="004A569A" w:rsidRDefault="004A569A" w:rsidP="00332B8C">
      <w:pPr>
        <w:spacing w:line="480" w:lineRule="auto"/>
        <w:rPr>
          <w:rFonts w:ascii="Times New Roman" w:eastAsia="Times New Roman" w:hAnsi="Times New Roman" w:cs="Times New Roman"/>
        </w:rPr>
      </w:pPr>
    </w:p>
    <w:p w14:paraId="025B63EE" w14:textId="07156593" w:rsidR="004A569A" w:rsidRDefault="004A569A" w:rsidP="00332B8C">
      <w:pPr>
        <w:spacing w:line="480" w:lineRule="auto"/>
        <w:rPr>
          <w:rFonts w:ascii="Times New Roman" w:eastAsia="Times New Roman" w:hAnsi="Times New Roman" w:cs="Times New Roman"/>
        </w:rPr>
      </w:pPr>
    </w:p>
    <w:p w14:paraId="5AE67026" w14:textId="55695808" w:rsidR="004A569A" w:rsidRDefault="004A569A" w:rsidP="00332B8C">
      <w:pPr>
        <w:spacing w:line="480" w:lineRule="auto"/>
        <w:rPr>
          <w:rFonts w:ascii="Times New Roman" w:eastAsia="Times New Roman" w:hAnsi="Times New Roman" w:cs="Times New Roman"/>
        </w:rPr>
      </w:pPr>
    </w:p>
    <w:p w14:paraId="45630D96" w14:textId="040D15CD" w:rsidR="004A569A" w:rsidRDefault="004A569A" w:rsidP="00332B8C">
      <w:pPr>
        <w:spacing w:line="480" w:lineRule="auto"/>
        <w:rPr>
          <w:rFonts w:ascii="Times New Roman" w:eastAsia="Times New Roman" w:hAnsi="Times New Roman" w:cs="Times New Roman"/>
        </w:rPr>
      </w:pPr>
    </w:p>
    <w:p w14:paraId="6C831F61" w14:textId="77777777" w:rsidR="007F73A7" w:rsidRDefault="007F73A7" w:rsidP="00332B8C">
      <w:pPr>
        <w:spacing w:line="480" w:lineRule="auto"/>
        <w:jc w:val="both"/>
        <w:rPr>
          <w:rFonts w:ascii="Times New Roman" w:eastAsia="Times New Roman" w:hAnsi="Times New Roman" w:cs="Times New Roman"/>
        </w:rPr>
      </w:pPr>
    </w:p>
    <w:p w14:paraId="760320FE" w14:textId="77777777" w:rsidR="007F73A7" w:rsidRDefault="007F73A7" w:rsidP="007F73A7">
      <w:pPr>
        <w:spacing w:line="480" w:lineRule="auto"/>
        <w:jc w:val="both"/>
        <w:rPr>
          <w:rFonts w:ascii="Times New Roman" w:eastAsia="Times New Roman" w:hAnsi="Times New Roman" w:cs="Times New Roman"/>
          <w:b/>
          <w:bCs/>
          <w:color w:val="000000"/>
        </w:rPr>
      </w:pPr>
    </w:p>
    <w:p w14:paraId="5501E866" w14:textId="41C8FDCA" w:rsidR="00407EFB" w:rsidRPr="00C67ECB" w:rsidRDefault="007F73A7" w:rsidP="00C67ECB">
      <w:pPr>
        <w:spacing w:line="48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Abstract</w:t>
      </w:r>
    </w:p>
    <w:p w14:paraId="6E221E35" w14:textId="77777777" w:rsidR="00A17B25" w:rsidRDefault="00A17B25" w:rsidP="00A17B25">
      <w:pPr>
        <w:spacing w:line="480" w:lineRule="auto"/>
        <w:jc w:val="both"/>
      </w:pPr>
      <w:r>
        <w:rPr>
          <w:rFonts w:ascii="Times New Roman" w:eastAsia="Times New Roman" w:hAnsi="Times New Roman" w:cs="Times New Roman"/>
          <w:color w:val="000000"/>
        </w:rPr>
        <w:t>The intensity, duration, and severity of drought is increasing across the American southwest and plant r</w:t>
      </w:r>
      <w:r w:rsidRPr="009D4381">
        <w:rPr>
          <w:rFonts w:ascii="Times New Roman" w:eastAsia="Times New Roman" w:hAnsi="Times New Roman" w:cs="Times New Roman"/>
          <w:color w:val="000000"/>
        </w:rPr>
        <w:t>estoration efforts are often thwarted by drought induced effects</w:t>
      </w:r>
      <w:r>
        <w:rPr>
          <w:rFonts w:ascii="Times New Roman" w:eastAsia="Times New Roman" w:hAnsi="Times New Roman" w:cs="Times New Roman"/>
          <w:color w:val="000000"/>
        </w:rPr>
        <w:t>.</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9D4381">
        <w:rPr>
          <w:rFonts w:ascii="Times New Roman" w:eastAsia="Times New Roman" w:hAnsi="Times New Roman" w:cs="Times New Roman"/>
          <w:color w:val="000000"/>
        </w:rPr>
        <w:t xml:space="preserve">areful selection of </w:t>
      </w:r>
      <w:r>
        <w:rPr>
          <w:rFonts w:ascii="Times New Roman" w:eastAsia="Times New Roman" w:hAnsi="Times New Roman" w:cs="Times New Roman"/>
          <w:color w:val="000000"/>
        </w:rPr>
        <w:t>plant materials</w:t>
      </w:r>
      <w:r w:rsidRPr="009D4381">
        <w:rPr>
          <w:rFonts w:ascii="Times New Roman" w:eastAsia="Times New Roman" w:hAnsi="Times New Roman" w:cs="Times New Roman"/>
          <w:color w:val="000000"/>
        </w:rPr>
        <w:t xml:space="preserve"> to match future environment</w:t>
      </w:r>
      <w:r>
        <w:rPr>
          <w:rFonts w:ascii="Times New Roman" w:eastAsia="Times New Roman" w:hAnsi="Times New Roman" w:cs="Times New Roman"/>
          <w:color w:val="000000"/>
        </w:rPr>
        <w:t>al conditions</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could</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improve restoration</w:t>
      </w:r>
      <w:r w:rsidRPr="009D4381">
        <w:rPr>
          <w:rFonts w:ascii="Times New Roman" w:eastAsia="Times New Roman" w:hAnsi="Times New Roman" w:cs="Times New Roman"/>
          <w:color w:val="000000"/>
        </w:rPr>
        <w:t xml:space="preserve"> success under </w:t>
      </w:r>
      <w:r>
        <w:rPr>
          <w:rFonts w:ascii="Times New Roman" w:eastAsia="Times New Roman" w:hAnsi="Times New Roman" w:cs="Times New Roman"/>
          <w:color w:val="000000"/>
        </w:rPr>
        <w:t>climate change</w:t>
      </w:r>
      <w:r w:rsidRPr="009D4381">
        <w:rPr>
          <w:rFonts w:ascii="Times New Roman" w:eastAsia="Times New Roman" w:hAnsi="Times New Roman" w:cs="Times New Roman"/>
          <w:color w:val="000000"/>
        </w:rPr>
        <w:t>. Here we focus on</w:t>
      </w:r>
      <w:r>
        <w:rPr>
          <w:rFonts w:ascii="Times New Roman" w:eastAsia="Times New Roman" w:hAnsi="Times New Roman" w:cs="Times New Roman"/>
          <w:color w:val="000000"/>
        </w:rPr>
        <w:t xml:space="preserve"> </w:t>
      </w:r>
      <w:r w:rsidRPr="009D4381">
        <w:rPr>
          <w:rFonts w:ascii="Times New Roman" w:eastAsia="Times New Roman" w:hAnsi="Times New Roman" w:cs="Times New Roman"/>
          <w:i/>
          <w:iCs/>
          <w:color w:val="000000"/>
        </w:rPr>
        <w:t xml:space="preserve">Plantago </w:t>
      </w:r>
      <w:proofErr w:type="spellStart"/>
      <w:r w:rsidRPr="009D4381">
        <w:rPr>
          <w:rFonts w:ascii="Times New Roman" w:eastAsia="Times New Roman" w:hAnsi="Times New Roman" w:cs="Times New Roman"/>
          <w:i/>
          <w:iCs/>
          <w:color w:val="000000"/>
        </w:rPr>
        <w:t>patagonica</w:t>
      </w:r>
      <w:proofErr w:type="spellEnd"/>
      <w:r>
        <w:rPr>
          <w:rFonts w:ascii="Times New Roman" w:eastAsia="Times New Roman" w:hAnsi="Times New Roman" w:cs="Times New Roman"/>
          <w:i/>
          <w:iCs/>
          <w:color w:val="000000"/>
        </w:rPr>
        <w:t>,</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w:t>
      </w:r>
      <w:r w:rsidRPr="009D4381">
        <w:rPr>
          <w:rFonts w:ascii="Times New Roman" w:eastAsia="Times New Roman" w:hAnsi="Times New Roman" w:cs="Times New Roman"/>
          <w:color w:val="000000"/>
        </w:rPr>
        <w:t xml:space="preserve"> priority</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aridlands</w:t>
      </w:r>
      <w:proofErr w:type="spellEnd"/>
      <w:r w:rsidRPr="009D4381">
        <w:rPr>
          <w:rFonts w:ascii="Times New Roman" w:eastAsia="Times New Roman" w:hAnsi="Times New Roman" w:cs="Times New Roman"/>
          <w:color w:val="000000"/>
        </w:rPr>
        <w:t xml:space="preserve"> restoration species</w:t>
      </w:r>
      <w:r>
        <w:rPr>
          <w:rFonts w:ascii="Times New Roman" w:eastAsia="Times New Roman" w:hAnsi="Times New Roman" w:cs="Times New Roman"/>
          <w:color w:val="000000"/>
        </w:rPr>
        <w:t xml:space="preserve"> in southwestern US. Using experimental drought in a </w:t>
      </w:r>
      <w:r w:rsidRPr="009D4381">
        <w:rPr>
          <w:rFonts w:ascii="Times New Roman" w:eastAsia="Times New Roman" w:hAnsi="Times New Roman" w:cs="Times New Roman"/>
          <w:color w:val="000000"/>
        </w:rPr>
        <w:t>greenhouse and common garden experiment</w:t>
      </w:r>
      <w:r>
        <w:rPr>
          <w:rFonts w:ascii="Times New Roman" w:eastAsia="Times New Roman" w:hAnsi="Times New Roman" w:cs="Times New Roman"/>
          <w:color w:val="000000"/>
        </w:rPr>
        <w:t>,</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quantified how seed-collection site environment impacted plant growth, performance, phenotypic plasticity, and evidence of local adaptation</w:t>
      </w:r>
      <w:r w:rsidRPr="009D4381">
        <w:rPr>
          <w:rFonts w:ascii="Times New Roman" w:eastAsia="Times New Roman" w:hAnsi="Times New Roman" w:cs="Times New Roman"/>
          <w:color w:val="000000"/>
        </w:rPr>
        <w:t xml:space="preserve"> in </w:t>
      </w:r>
      <w:r>
        <w:rPr>
          <w:rFonts w:ascii="Times New Roman" w:eastAsia="Times New Roman" w:hAnsi="Times New Roman" w:cs="Times New Roman"/>
          <w:color w:val="000000"/>
        </w:rPr>
        <w:t>12</w:t>
      </w:r>
      <w:r w:rsidRPr="009D4381">
        <w:rPr>
          <w:rFonts w:ascii="Times New Roman" w:eastAsia="Times New Roman" w:hAnsi="Times New Roman" w:cs="Times New Roman"/>
          <w:color w:val="000000"/>
        </w:rPr>
        <w:t xml:space="preserve"> populations of </w:t>
      </w:r>
      <w:r w:rsidRPr="009D4381">
        <w:rPr>
          <w:rFonts w:ascii="Times New Roman" w:eastAsia="Times New Roman" w:hAnsi="Times New Roman" w:cs="Times New Roman"/>
          <w:i/>
          <w:iCs/>
          <w:color w:val="000000"/>
        </w:rPr>
        <w:t>P. patagonica</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 the common garden, w</w:t>
      </w:r>
      <w:r w:rsidRPr="009D4381">
        <w:rPr>
          <w:rFonts w:ascii="Times New Roman" w:eastAsia="Times New Roman" w:hAnsi="Times New Roman" w:cs="Times New Roman"/>
          <w:color w:val="000000"/>
        </w:rPr>
        <w:t xml:space="preserve">e </w:t>
      </w:r>
      <w:r>
        <w:rPr>
          <w:rFonts w:ascii="Times New Roman" w:eastAsia="Times New Roman" w:hAnsi="Times New Roman" w:cs="Times New Roman"/>
          <w:color w:val="000000"/>
        </w:rPr>
        <w:t>found</w:t>
      </w:r>
      <w:r w:rsidRPr="009D4381">
        <w:rPr>
          <w:rFonts w:ascii="Times New Roman" w:eastAsia="Times New Roman" w:hAnsi="Times New Roman" w:cs="Times New Roman"/>
          <w:color w:val="000000"/>
        </w:rPr>
        <w:t xml:space="preserve"> that </w:t>
      </w:r>
      <w:r>
        <w:rPr>
          <w:rFonts w:ascii="Times New Roman" w:eastAsia="Times New Roman" w:hAnsi="Times New Roman" w:cs="Times New Roman"/>
          <w:color w:val="000000"/>
        </w:rPr>
        <w:t>plants</w:t>
      </w:r>
      <w:r w:rsidRPr="009D4381">
        <w:rPr>
          <w:rFonts w:ascii="Times New Roman" w:eastAsia="Times New Roman" w:hAnsi="Times New Roman" w:cs="Times New Roman"/>
          <w:color w:val="000000"/>
        </w:rPr>
        <w:t xml:space="preserve"> sourced from </w:t>
      </w:r>
      <w:r>
        <w:rPr>
          <w:rFonts w:ascii="Times New Roman" w:eastAsia="Times New Roman" w:hAnsi="Times New Roman" w:cs="Times New Roman"/>
          <w:color w:val="000000"/>
        </w:rPr>
        <w:t>wetter locations and those with more consistent precipitation regimes</w:t>
      </w:r>
      <w:r w:rsidRPr="009D4381">
        <w:rPr>
          <w:rFonts w:ascii="Times New Roman" w:eastAsia="Times New Roman" w:hAnsi="Times New Roman" w:cs="Times New Roman"/>
          <w:color w:val="000000"/>
        </w:rPr>
        <w:t xml:space="preserve"> h</w:t>
      </w:r>
      <w:r>
        <w:rPr>
          <w:rFonts w:ascii="Times New Roman" w:eastAsia="Times New Roman" w:hAnsi="Times New Roman" w:cs="Times New Roman"/>
          <w:color w:val="000000"/>
        </w:rPr>
        <w:t>ad</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lower</w:t>
      </w:r>
      <w:r w:rsidRPr="009D4381">
        <w:rPr>
          <w:rFonts w:ascii="Times New Roman" w:eastAsia="Times New Roman" w:hAnsi="Times New Roman" w:cs="Times New Roman"/>
          <w:color w:val="000000"/>
        </w:rPr>
        <w:t xml:space="preserve"> mortality</w:t>
      </w:r>
      <w:r>
        <w:rPr>
          <w:rFonts w:ascii="Times New Roman" w:eastAsia="Times New Roman" w:hAnsi="Times New Roman" w:cs="Times New Roman"/>
          <w:color w:val="000000"/>
        </w:rPr>
        <w:t xml:space="preserve"> and higher SLA, a proxy for growth, under experimental drought.  In the greenhouse, we found plants from hotter and drier environments had higher </w:t>
      </w:r>
      <w:proofErr w:type="spellStart"/>
      <w:r>
        <w:rPr>
          <w:rFonts w:ascii="Times New Roman" w:eastAsia="Times New Roman" w:hAnsi="Times New Roman" w:cs="Times New Roman"/>
          <w:color w:val="000000"/>
        </w:rPr>
        <w:t>root:shoot</w:t>
      </w:r>
      <w:proofErr w:type="spellEnd"/>
      <w:r>
        <w:rPr>
          <w:rFonts w:ascii="Times New Roman" w:eastAsia="Times New Roman" w:hAnsi="Times New Roman" w:cs="Times New Roman"/>
          <w:color w:val="000000"/>
        </w:rPr>
        <w:t xml:space="preserve"> ratios, while those from more variable precipitation regime had greater total biomass in response to drought. Populations sourced from warmer environments exhibited 7-fold greater plasticity in </w:t>
      </w:r>
      <w:proofErr w:type="spellStart"/>
      <w:r>
        <w:rPr>
          <w:rFonts w:ascii="Times New Roman" w:eastAsia="Times New Roman" w:hAnsi="Times New Roman" w:cs="Times New Roman"/>
          <w:color w:val="000000"/>
        </w:rPr>
        <w:t>root:shoot</w:t>
      </w:r>
      <w:proofErr w:type="spellEnd"/>
      <w:r>
        <w:rPr>
          <w:rFonts w:ascii="Times New Roman" w:eastAsia="Times New Roman" w:hAnsi="Times New Roman" w:cs="Times New Roman"/>
          <w:color w:val="000000"/>
        </w:rPr>
        <w:t xml:space="preserve"> ratio compared to those from cooler environments, and there was strong evidence for local adaptation in phenology, as populations sourced from sites nearer the common garden exhibited five times more flowering individuals than those sourced furthest from that garden. T</w:t>
      </w:r>
      <w:r w:rsidRPr="009D4381">
        <w:rPr>
          <w:rFonts w:ascii="Times New Roman" w:eastAsia="Times New Roman" w:hAnsi="Times New Roman" w:cs="Times New Roman"/>
          <w:color w:val="000000"/>
        </w:rPr>
        <w:t xml:space="preserve">hese results </w:t>
      </w:r>
      <w:r>
        <w:rPr>
          <w:rFonts w:ascii="Times New Roman" w:eastAsia="Times New Roman" w:hAnsi="Times New Roman" w:cs="Times New Roman"/>
          <w:color w:val="000000"/>
        </w:rPr>
        <w:t xml:space="preserve">suggest plant performance of </w:t>
      </w:r>
      <w:r w:rsidRPr="009D4381">
        <w:rPr>
          <w:rFonts w:ascii="Times New Roman" w:eastAsia="Times New Roman" w:hAnsi="Times New Roman" w:cs="Times New Roman"/>
          <w:i/>
          <w:iCs/>
          <w:color w:val="000000"/>
        </w:rPr>
        <w:t>Plantago patagonica</w:t>
      </w:r>
      <w:r w:rsidRPr="009D43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under</w:t>
      </w:r>
      <w:r w:rsidRPr="009D4381">
        <w:rPr>
          <w:rFonts w:ascii="Times New Roman" w:eastAsia="Times New Roman" w:hAnsi="Times New Roman" w:cs="Times New Roman"/>
          <w:color w:val="000000"/>
        </w:rPr>
        <w:t xml:space="preserve"> drought conditions</w:t>
      </w:r>
      <w:r>
        <w:rPr>
          <w:rFonts w:ascii="Times New Roman" w:eastAsia="Times New Roman" w:hAnsi="Times New Roman" w:cs="Times New Roman"/>
          <w:color w:val="000000"/>
        </w:rPr>
        <w:t xml:space="preserve"> is strongly shaped by seed-collection site environment and may be a useful tool for improving restoration outcomes in a changing world.</w:t>
      </w:r>
    </w:p>
    <w:p w14:paraId="46E97BA6" w14:textId="77777777" w:rsidR="009D4381" w:rsidRPr="009D4381" w:rsidRDefault="009D4381" w:rsidP="00472222">
      <w:pPr>
        <w:spacing w:line="480" w:lineRule="auto"/>
        <w:rPr>
          <w:rFonts w:ascii="Times New Roman" w:eastAsia="Times New Roman" w:hAnsi="Times New Roman" w:cs="Times New Roman"/>
        </w:rPr>
      </w:pPr>
    </w:p>
    <w:p w14:paraId="4DE114A1" w14:textId="582E1758" w:rsidR="00255A7A" w:rsidRPr="00A8226E" w:rsidRDefault="00255A7A" w:rsidP="00472222">
      <w:pPr>
        <w:spacing w:line="480" w:lineRule="auto"/>
        <w:rPr>
          <w:rFonts w:ascii="Times New Roman" w:eastAsia="Times New Roman" w:hAnsi="Times New Roman" w:cs="Times New Roman"/>
          <w:i/>
          <w:iCs/>
        </w:rPr>
      </w:pPr>
      <w:r>
        <w:rPr>
          <w:rFonts w:ascii="Times New Roman" w:eastAsia="Times New Roman" w:hAnsi="Times New Roman" w:cs="Times New Roman"/>
          <w:b/>
          <w:bCs/>
          <w:i/>
          <w:iCs/>
          <w:color w:val="000000"/>
          <w:sz w:val="22"/>
          <w:szCs w:val="22"/>
        </w:rPr>
        <w:t>Keywords: Plantago patagonica, arid lands, drought, greenhouse, common garden, precipitation</w:t>
      </w:r>
      <w:r w:rsidR="00995D34">
        <w:rPr>
          <w:rFonts w:ascii="Times New Roman" w:eastAsia="Times New Roman" w:hAnsi="Times New Roman" w:cs="Times New Roman"/>
          <w:b/>
          <w:bCs/>
          <w:i/>
          <w:iCs/>
          <w:color w:val="000000"/>
          <w:sz w:val="22"/>
          <w:szCs w:val="22"/>
        </w:rPr>
        <w:t xml:space="preserve"> variability, temperature, seed-source environment</w:t>
      </w:r>
      <w:r w:rsidR="002B1D4E">
        <w:rPr>
          <w:rFonts w:ascii="Times New Roman" w:eastAsia="Times New Roman" w:hAnsi="Times New Roman" w:cs="Times New Roman"/>
          <w:b/>
          <w:bCs/>
          <w:i/>
          <w:iCs/>
          <w:color w:val="000000"/>
          <w:sz w:val="22"/>
          <w:szCs w:val="22"/>
        </w:rPr>
        <w:t>, plasticity</w:t>
      </w:r>
      <w:r w:rsidR="00A17B25">
        <w:rPr>
          <w:rFonts w:ascii="Times New Roman" w:eastAsia="Times New Roman" w:hAnsi="Times New Roman" w:cs="Times New Roman"/>
          <w:b/>
          <w:bCs/>
          <w:i/>
          <w:iCs/>
          <w:color w:val="000000"/>
          <w:sz w:val="22"/>
          <w:szCs w:val="22"/>
        </w:rPr>
        <w:t>, local adaptation, plant traits</w:t>
      </w:r>
    </w:p>
    <w:p w14:paraId="73C94E5F" w14:textId="77777777" w:rsidR="009D4381" w:rsidRDefault="009D4381" w:rsidP="00472222">
      <w:pPr>
        <w:spacing w:line="480" w:lineRule="auto"/>
        <w:rPr>
          <w:rFonts w:ascii="Times New Roman" w:eastAsia="Times New Roman" w:hAnsi="Times New Roman" w:cs="Times New Roman"/>
          <w:b/>
          <w:u w:val="single"/>
        </w:rPr>
      </w:pPr>
    </w:p>
    <w:p w14:paraId="6F466877" w14:textId="77777777" w:rsidR="00DF1994" w:rsidRDefault="00DF1994" w:rsidP="00472222">
      <w:pPr>
        <w:spacing w:line="480" w:lineRule="auto"/>
        <w:rPr>
          <w:rFonts w:ascii="Times New Roman" w:eastAsia="Times New Roman" w:hAnsi="Times New Roman" w:cs="Times New Roman"/>
          <w:b/>
          <w:u w:val="single"/>
        </w:rPr>
      </w:pPr>
    </w:p>
    <w:p w14:paraId="1D9AF590" w14:textId="09151913" w:rsidR="00472222" w:rsidRDefault="00472222" w:rsidP="00472222">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Implications for Practice</w:t>
      </w:r>
    </w:p>
    <w:p w14:paraId="7FD6D1AB" w14:textId="603479B0" w:rsidR="00472222" w:rsidRPr="00472222" w:rsidRDefault="00472222" w:rsidP="00472222">
      <w:pPr>
        <w:pStyle w:val="ListParagraph"/>
        <w:numPr>
          <w:ilvl w:val="0"/>
          <w:numId w:val="2"/>
        </w:numPr>
        <w:spacing w:line="480" w:lineRule="auto"/>
        <w:rPr>
          <w:rFonts w:ascii="Times New Roman" w:eastAsia="Times New Roman" w:hAnsi="Times New Roman" w:cs="Times New Roman"/>
          <w:b/>
        </w:rPr>
      </w:pPr>
      <w:r w:rsidRPr="00472222">
        <w:rPr>
          <w:rFonts w:ascii="Times New Roman" w:eastAsia="Times New Roman" w:hAnsi="Times New Roman" w:cs="Times New Roman"/>
          <w:b/>
        </w:rPr>
        <w:t>Seed collection environment has strong effects on plant performance under drought conditions which can enhance restoration outcomes via increased survivorship and reproduction.</w:t>
      </w:r>
    </w:p>
    <w:p w14:paraId="1889EA4D" w14:textId="3D002E71" w:rsidR="00472222" w:rsidRPr="00472222" w:rsidRDefault="00472222" w:rsidP="00472222">
      <w:pPr>
        <w:pStyle w:val="ListParagraph"/>
        <w:numPr>
          <w:ilvl w:val="0"/>
          <w:numId w:val="2"/>
        </w:numPr>
        <w:spacing w:line="480" w:lineRule="auto"/>
        <w:rPr>
          <w:rFonts w:ascii="Times New Roman" w:eastAsia="Times New Roman" w:hAnsi="Times New Roman" w:cs="Times New Roman"/>
          <w:b/>
        </w:rPr>
      </w:pPr>
      <w:r w:rsidRPr="00472222">
        <w:rPr>
          <w:rFonts w:ascii="Times New Roman" w:eastAsia="Times New Roman" w:hAnsi="Times New Roman" w:cs="Times New Roman"/>
          <w:b/>
        </w:rPr>
        <w:t xml:space="preserve">Predictable rainfall regimes at collection sites yield high survivorship in both watered and drought conditions.  Collections from such regimes </w:t>
      </w:r>
      <w:ins w:id="1" w:author="Zoe Marie Klein" w:date="2023-02-01T07:23:00Z">
        <w:r w:rsidR="00EE43F4">
          <w:rPr>
            <w:rFonts w:ascii="Times New Roman" w:eastAsia="Times New Roman" w:hAnsi="Times New Roman" w:cs="Times New Roman"/>
            <w:b/>
          </w:rPr>
          <w:t xml:space="preserve">may improve </w:t>
        </w:r>
      </w:ins>
      <w:ins w:id="2" w:author="Zoe Marie Klein" w:date="2023-02-01T07:24:00Z">
        <w:r w:rsidR="00EE43F4">
          <w:rPr>
            <w:rFonts w:ascii="Times New Roman" w:eastAsia="Times New Roman" w:hAnsi="Times New Roman" w:cs="Times New Roman"/>
            <w:b/>
          </w:rPr>
          <w:t xml:space="preserve">wild seed </w:t>
        </w:r>
      </w:ins>
      <w:ins w:id="3" w:author="Zoe Marie Klein" w:date="2023-02-01T07:23:00Z">
        <w:r w:rsidR="00EE43F4">
          <w:rPr>
            <w:rFonts w:ascii="Times New Roman" w:eastAsia="Times New Roman" w:hAnsi="Times New Roman" w:cs="Times New Roman"/>
            <w:b/>
          </w:rPr>
          <w:t>establishment</w:t>
        </w:r>
      </w:ins>
      <w:ins w:id="4" w:author="Zoe Marie Klein" w:date="2023-02-01T07:24:00Z">
        <w:r w:rsidR="00EE43F4">
          <w:rPr>
            <w:rFonts w:ascii="Times New Roman" w:eastAsia="Times New Roman" w:hAnsi="Times New Roman" w:cs="Times New Roman"/>
            <w:b/>
          </w:rPr>
          <w:t xml:space="preserve">, while the </w:t>
        </w:r>
      </w:ins>
      <w:del w:id="5" w:author="Zoe Marie Klein" w:date="2023-02-01T07:24:00Z">
        <w:r w:rsidRPr="00472222" w:rsidDel="00EE43F4">
          <w:rPr>
            <w:rFonts w:ascii="Times New Roman" w:eastAsia="Times New Roman" w:hAnsi="Times New Roman" w:cs="Times New Roman"/>
            <w:b/>
          </w:rPr>
          <w:delText xml:space="preserve">and </w:delText>
        </w:r>
      </w:del>
      <w:r w:rsidRPr="00472222">
        <w:rPr>
          <w:rFonts w:ascii="Times New Roman" w:eastAsia="Times New Roman" w:hAnsi="Times New Roman" w:cs="Times New Roman"/>
          <w:b/>
        </w:rPr>
        <w:t xml:space="preserve">irrigation of </w:t>
      </w:r>
      <w:del w:id="6" w:author="Zoe Marie Klein" w:date="2023-02-01T07:25:00Z">
        <w:r w:rsidRPr="00472222" w:rsidDel="00EE43F4">
          <w:rPr>
            <w:rFonts w:ascii="Times New Roman" w:eastAsia="Times New Roman" w:hAnsi="Times New Roman" w:cs="Times New Roman"/>
            <w:b/>
          </w:rPr>
          <w:delText xml:space="preserve">annuals </w:delText>
        </w:r>
      </w:del>
      <w:del w:id="7" w:author="Zoe Marie Klein" w:date="2023-02-01T07:24:00Z">
        <w:r w:rsidRPr="00472222" w:rsidDel="00EE43F4">
          <w:rPr>
            <w:rFonts w:ascii="Times New Roman" w:eastAsia="Times New Roman" w:hAnsi="Times New Roman" w:cs="Times New Roman"/>
            <w:b/>
          </w:rPr>
          <w:delText xml:space="preserve">under </w:delText>
        </w:r>
      </w:del>
      <w:ins w:id="8" w:author="Zoe Marie Klein" w:date="2023-02-01T07:25:00Z">
        <w:r w:rsidR="00EE43F4">
          <w:rPr>
            <w:rFonts w:ascii="Times New Roman" w:eastAsia="Times New Roman" w:hAnsi="Times New Roman" w:cs="Times New Roman"/>
            <w:b/>
          </w:rPr>
          <w:t>cultivated annuals</w:t>
        </w:r>
      </w:ins>
      <w:ins w:id="9" w:author="Zoe Marie Klein" w:date="2023-02-01T07:24:00Z">
        <w:r w:rsidR="00EE43F4">
          <w:rPr>
            <w:rFonts w:ascii="Times New Roman" w:eastAsia="Times New Roman" w:hAnsi="Times New Roman" w:cs="Times New Roman"/>
            <w:b/>
          </w:rPr>
          <w:t xml:space="preserve"> </w:t>
        </w:r>
      </w:ins>
      <w:del w:id="10" w:author="Zoe Marie Klein" w:date="2023-02-01T07:25:00Z">
        <w:r w:rsidRPr="00472222" w:rsidDel="00EE43F4">
          <w:rPr>
            <w:rFonts w:ascii="Times New Roman" w:eastAsia="Times New Roman" w:hAnsi="Times New Roman" w:cs="Times New Roman"/>
            <w:b/>
          </w:rPr>
          <w:delText xml:space="preserve">cultivation </w:delText>
        </w:r>
      </w:del>
      <w:r w:rsidRPr="00472222">
        <w:rPr>
          <w:rFonts w:ascii="Times New Roman" w:eastAsia="Times New Roman" w:hAnsi="Times New Roman" w:cs="Times New Roman"/>
          <w:b/>
        </w:rPr>
        <w:t>may enhance establishment and performance of restoration seed stock.</w:t>
      </w:r>
    </w:p>
    <w:p w14:paraId="49F60B2F" w14:textId="51EEA8C4" w:rsidR="00472222" w:rsidRPr="00472222" w:rsidRDefault="00472222" w:rsidP="00472222">
      <w:pPr>
        <w:pStyle w:val="ListParagraph"/>
        <w:numPr>
          <w:ilvl w:val="0"/>
          <w:numId w:val="2"/>
        </w:numPr>
        <w:spacing w:line="480" w:lineRule="auto"/>
        <w:rPr>
          <w:rFonts w:ascii="Times New Roman" w:eastAsia="Times New Roman" w:hAnsi="Times New Roman" w:cs="Times New Roman"/>
          <w:b/>
        </w:rPr>
      </w:pPr>
      <w:r w:rsidRPr="00472222">
        <w:rPr>
          <w:rFonts w:ascii="Times New Roman" w:eastAsia="Times New Roman" w:hAnsi="Times New Roman" w:cs="Times New Roman"/>
          <w:b/>
        </w:rPr>
        <w:t>Seed collection environment influences tissue allocation and plant strategy in the face of drought which can be leveraged to address restoration goals (e.g., weed or erosion control)</w:t>
      </w:r>
    </w:p>
    <w:p w14:paraId="358854CD" w14:textId="77777777" w:rsidR="00472222" w:rsidRDefault="00472222" w:rsidP="00A4515C">
      <w:pPr>
        <w:rPr>
          <w:rFonts w:ascii="Times New Roman" w:eastAsia="Times New Roman" w:hAnsi="Times New Roman" w:cs="Times New Roman"/>
          <w:b/>
          <w:u w:val="single"/>
        </w:rPr>
      </w:pPr>
    </w:p>
    <w:p w14:paraId="59BD96C2" w14:textId="4131FB73" w:rsidR="00C741E8" w:rsidRPr="00803229" w:rsidRDefault="00C741E8" w:rsidP="00A4515C">
      <w:pPr>
        <w:rPr>
          <w:rFonts w:ascii="Times New Roman" w:eastAsia="Times New Roman" w:hAnsi="Times New Roman" w:cs="Times New Roman"/>
          <w:b/>
          <w:u w:val="single"/>
        </w:rPr>
      </w:pPr>
      <w:r w:rsidRPr="00803229">
        <w:rPr>
          <w:rFonts w:ascii="Times New Roman" w:eastAsia="Times New Roman" w:hAnsi="Times New Roman" w:cs="Times New Roman"/>
          <w:b/>
          <w:u w:val="single"/>
        </w:rPr>
        <w:t>Introduction</w:t>
      </w:r>
    </w:p>
    <w:p w14:paraId="594D7567" w14:textId="77777777" w:rsidR="00C741E8" w:rsidRPr="00803229" w:rsidRDefault="00C741E8" w:rsidP="00C741E8">
      <w:pPr>
        <w:jc w:val="center"/>
        <w:rPr>
          <w:rFonts w:ascii="Times New Roman" w:eastAsia="Times New Roman" w:hAnsi="Times New Roman" w:cs="Times New Roman"/>
        </w:rPr>
      </w:pPr>
    </w:p>
    <w:p w14:paraId="0B972076" w14:textId="4CEA33A8" w:rsidR="00E8024E" w:rsidRDefault="00C741E8" w:rsidP="00CD1B54">
      <w:pPr>
        <w:spacing w:line="480" w:lineRule="auto"/>
        <w:jc w:val="both"/>
        <w:rPr>
          <w:rFonts w:ascii="Times New Roman" w:eastAsia="Times New Roman" w:hAnsi="Times New Roman" w:cs="Times New Roman"/>
          <w:color w:val="000000"/>
        </w:rPr>
      </w:pPr>
      <w:r w:rsidRPr="00803229">
        <w:rPr>
          <w:rFonts w:ascii="Times New Roman" w:eastAsia="Times New Roman" w:hAnsi="Times New Roman" w:cs="Times New Roman"/>
          <w:color w:val="000000"/>
        </w:rPr>
        <w:t>In southwestern drylands, restoration efforts are often thwarted by drought induced effects on plant germination, survival, and reproduction (</w:t>
      </w:r>
      <w:proofErr w:type="spellStart"/>
      <w:r w:rsidR="00DC75EE">
        <w:rPr>
          <w:rFonts w:ascii="Times New Roman" w:eastAsia="Times New Roman" w:hAnsi="Times New Roman" w:cs="Times New Roman"/>
          <w:color w:val="000000"/>
        </w:rPr>
        <w:t>Kildesheva</w:t>
      </w:r>
      <w:proofErr w:type="spellEnd"/>
      <w:r w:rsidR="00DC75EE">
        <w:rPr>
          <w:rFonts w:ascii="Times New Roman" w:eastAsia="Times New Roman" w:hAnsi="Times New Roman" w:cs="Times New Roman"/>
          <w:color w:val="000000"/>
        </w:rPr>
        <w:t xml:space="preserve"> et al. 2018; Shackelford et al. 2021; James et al. 2011</w:t>
      </w:r>
      <w:r w:rsidR="001A7EA3">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Under both moderate and high future emission scenarios, </w:t>
      </w:r>
      <w:r w:rsidR="006C6085">
        <w:rPr>
          <w:rFonts w:ascii="Times New Roman" w:eastAsia="Times New Roman" w:hAnsi="Times New Roman" w:cs="Times New Roman"/>
          <w:color w:val="000000"/>
        </w:rPr>
        <w:t>s</w:t>
      </w:r>
      <w:r w:rsidRPr="00803229">
        <w:rPr>
          <w:rFonts w:ascii="Times New Roman" w:eastAsia="Times New Roman" w:hAnsi="Times New Roman" w:cs="Times New Roman"/>
          <w:color w:val="000000"/>
        </w:rPr>
        <w:t xml:space="preserve">outhwestern drought is predicted to become particularly </w:t>
      </w:r>
      <w:r w:rsidRPr="00EE43F4">
        <w:rPr>
          <w:rFonts w:ascii="Times New Roman" w:eastAsia="Times New Roman" w:hAnsi="Times New Roman" w:cs="Times New Roman"/>
          <w:color w:val="000000"/>
        </w:rPr>
        <w:t>severe</w:t>
      </w:r>
      <w:r w:rsidR="001A7EA3" w:rsidRPr="00EE43F4">
        <w:rPr>
          <w:rFonts w:ascii="Times New Roman" w:eastAsia="Times New Roman" w:hAnsi="Times New Roman" w:cs="Times New Roman"/>
          <w:color w:val="000000"/>
        </w:rPr>
        <w:t xml:space="preserve"> </w:t>
      </w:r>
      <w:r w:rsidR="00EE43F4" w:rsidRPr="00EE43F4">
        <w:rPr>
          <w:rFonts w:ascii="Times New Roman" w:eastAsia="Times New Roman" w:hAnsi="Times New Roman" w:cs="Times New Roman"/>
          <w:color w:val="000000"/>
        </w:rPr>
        <w:t>(Cook et al. 2015</w:t>
      </w:r>
      <w:r w:rsidRPr="00EE43F4">
        <w:rPr>
          <w:rFonts w:ascii="Times New Roman" w:eastAsia="Times New Roman" w:hAnsi="Times New Roman" w:cs="Times New Roman"/>
          <w:color w:val="000000"/>
        </w:rPr>
        <w:t>,</w:t>
      </w:r>
      <w:r w:rsidR="00EE43F4" w:rsidRPr="00EE43F4">
        <w:rPr>
          <w:rFonts w:ascii="Times New Roman" w:eastAsia="Times New Roman" w:hAnsi="Times New Roman" w:cs="Times New Roman"/>
          <w:color w:val="000000"/>
        </w:rPr>
        <w:t xml:space="preserve"> Woodhouse et al. 2010</w:t>
      </w:r>
      <w:r w:rsidRPr="00EE43F4">
        <w:rPr>
          <w:rFonts w:ascii="Times New Roman" w:eastAsia="Times New Roman" w:hAnsi="Times New Roman" w:cs="Times New Roman"/>
          <w:color w:val="000000"/>
        </w:rPr>
        <w:t>)</w:t>
      </w:r>
      <w:r w:rsidR="001A7EA3" w:rsidRPr="00EE43F4">
        <w:rPr>
          <w:rFonts w:ascii="Times New Roman" w:eastAsia="Times New Roman" w:hAnsi="Times New Roman" w:cs="Times New Roman"/>
          <w:color w:val="000000"/>
        </w:rPr>
        <w:t>,</w:t>
      </w:r>
      <w:r w:rsidR="00A17B25" w:rsidRPr="00EE43F4">
        <w:rPr>
          <w:rFonts w:ascii="Times New Roman" w:eastAsia="Times New Roman" w:hAnsi="Times New Roman" w:cs="Times New Roman"/>
          <w:color w:val="000000"/>
        </w:rPr>
        <w:t xml:space="preserve"> and r</w:t>
      </w:r>
      <w:r w:rsidR="008064F1" w:rsidRPr="00EE43F4">
        <w:rPr>
          <w:rFonts w:ascii="Times New Roman" w:eastAsia="Times New Roman" w:hAnsi="Times New Roman" w:cs="Times New Roman"/>
          <w:color w:val="000000"/>
        </w:rPr>
        <w:t>e</w:t>
      </w:r>
      <w:r w:rsidR="008064F1">
        <w:rPr>
          <w:rFonts w:ascii="Times New Roman" w:eastAsia="Times New Roman" w:hAnsi="Times New Roman" w:cs="Times New Roman"/>
          <w:color w:val="000000"/>
        </w:rPr>
        <w:t>cent work has</w:t>
      </w:r>
      <w:r w:rsidR="002122C1">
        <w:rPr>
          <w:rFonts w:ascii="Times New Roman" w:eastAsia="Times New Roman" w:hAnsi="Times New Roman" w:cs="Times New Roman"/>
          <w:color w:val="000000"/>
        </w:rPr>
        <w:t xml:space="preserve"> demonstrated that </w:t>
      </w:r>
      <w:r w:rsidR="00A17B25">
        <w:rPr>
          <w:rFonts w:ascii="Times New Roman" w:eastAsia="Times New Roman" w:hAnsi="Times New Roman" w:cs="Times New Roman"/>
          <w:color w:val="000000"/>
        </w:rPr>
        <w:t>southwestern precipitation is already</w:t>
      </w:r>
      <w:r w:rsidR="002122C1">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reduced</w:t>
      </w:r>
      <w:r w:rsidR="002122C1">
        <w:rPr>
          <w:rFonts w:ascii="Times New Roman" w:eastAsia="Times New Roman" w:hAnsi="Times New Roman" w:cs="Times New Roman"/>
          <w:color w:val="000000"/>
        </w:rPr>
        <w:t xml:space="preserve"> and more variable </w:t>
      </w:r>
      <w:r w:rsidR="008064F1" w:rsidRPr="00803229">
        <w:rPr>
          <w:rFonts w:ascii="Times New Roman" w:eastAsia="Times New Roman" w:hAnsi="Times New Roman" w:cs="Times New Roman"/>
          <w:color w:val="000000"/>
        </w:rPr>
        <w:t>(</w:t>
      </w:r>
      <w:r w:rsidR="008064F1">
        <w:rPr>
          <w:rFonts w:ascii="Times New Roman" w:eastAsia="Times New Roman" w:hAnsi="Times New Roman" w:cs="Times New Roman"/>
          <w:color w:val="000000"/>
        </w:rPr>
        <w:t>Zhang et al. 2021</w:t>
      </w:r>
      <w:r w:rsidR="008064F1" w:rsidRPr="00803229">
        <w:rPr>
          <w:rFonts w:ascii="Times New Roman" w:eastAsia="Times New Roman" w:hAnsi="Times New Roman" w:cs="Times New Roman"/>
          <w:color w:val="000000"/>
        </w:rPr>
        <w:t>)</w:t>
      </w:r>
      <w:r w:rsidR="00BB08EB" w:rsidRPr="00803229">
        <w:rPr>
          <w:rFonts w:ascii="Times New Roman" w:eastAsia="Times New Roman" w:hAnsi="Times New Roman" w:cs="Times New Roman"/>
          <w:color w:val="000000"/>
        </w:rPr>
        <w:t>.  </w:t>
      </w:r>
      <w:r w:rsidR="00A17B25">
        <w:rPr>
          <w:rFonts w:ascii="Times New Roman" w:eastAsia="Times New Roman" w:hAnsi="Times New Roman" w:cs="Times New Roman"/>
          <w:color w:val="000000"/>
        </w:rPr>
        <w:t>S</w:t>
      </w:r>
      <w:r w:rsidR="007F73A7" w:rsidRPr="00803229">
        <w:rPr>
          <w:rFonts w:ascii="Times New Roman" w:eastAsia="Times New Roman" w:hAnsi="Times New Roman" w:cs="Times New Roman"/>
          <w:color w:val="000000"/>
        </w:rPr>
        <w:t xml:space="preserve">eed sourcing is </w:t>
      </w:r>
      <w:r w:rsidR="00A17B25">
        <w:rPr>
          <w:rFonts w:ascii="Times New Roman" w:eastAsia="Times New Roman" w:hAnsi="Times New Roman" w:cs="Times New Roman"/>
          <w:color w:val="000000"/>
        </w:rPr>
        <w:t>a</w:t>
      </w:r>
      <w:r w:rsidR="007F73A7">
        <w:rPr>
          <w:rFonts w:ascii="Times New Roman" w:eastAsia="Times New Roman" w:hAnsi="Times New Roman" w:cs="Times New Roman"/>
          <w:color w:val="000000"/>
        </w:rPr>
        <w:t xml:space="preserve"> critical</w:t>
      </w:r>
      <w:r w:rsidR="007F73A7" w:rsidRPr="00803229">
        <w:rPr>
          <w:rFonts w:ascii="Times New Roman" w:eastAsia="Times New Roman" w:hAnsi="Times New Roman" w:cs="Times New Roman"/>
          <w:color w:val="000000"/>
        </w:rPr>
        <w:t xml:space="preserve"> step in a restoration,</w:t>
      </w:r>
      <w:r w:rsidR="00A17B25">
        <w:rPr>
          <w:rFonts w:ascii="Times New Roman" w:eastAsia="Times New Roman" w:hAnsi="Times New Roman" w:cs="Times New Roman"/>
          <w:color w:val="000000"/>
        </w:rPr>
        <w:t xml:space="preserve"> and</w:t>
      </w:r>
      <w:r w:rsidR="007F73A7" w:rsidRPr="00803229">
        <w:rPr>
          <w:rFonts w:ascii="Times New Roman" w:eastAsia="Times New Roman" w:hAnsi="Times New Roman" w:cs="Times New Roman"/>
          <w:color w:val="000000"/>
        </w:rPr>
        <w:t xml:space="preserve"> ensuring </w:t>
      </w:r>
      <w:r w:rsidR="007F73A7">
        <w:rPr>
          <w:rFonts w:ascii="Times New Roman" w:eastAsia="Times New Roman" w:hAnsi="Times New Roman" w:cs="Times New Roman"/>
          <w:color w:val="000000"/>
        </w:rPr>
        <w:t xml:space="preserve">successful germination, establishment, and reproduction of seeded populations under current and future conditions </w:t>
      </w:r>
      <w:r w:rsidR="00A17B25">
        <w:rPr>
          <w:rFonts w:ascii="Times New Roman" w:eastAsia="Times New Roman" w:hAnsi="Times New Roman" w:cs="Times New Roman"/>
          <w:color w:val="000000"/>
        </w:rPr>
        <w:t>is of high importance</w:t>
      </w:r>
      <w:r w:rsidR="007F73A7" w:rsidRPr="00803229">
        <w:rPr>
          <w:rFonts w:ascii="Times New Roman" w:eastAsia="Times New Roman" w:hAnsi="Times New Roman" w:cs="Times New Roman"/>
          <w:color w:val="000000"/>
        </w:rPr>
        <w:t>.</w:t>
      </w:r>
      <w:r w:rsidR="001A7EA3">
        <w:rPr>
          <w:rFonts w:ascii="Times New Roman" w:eastAsia="Times New Roman" w:hAnsi="Times New Roman" w:cs="Times New Roman"/>
          <w:color w:val="000000"/>
        </w:rPr>
        <w:t xml:space="preserve">  Current best-practices rely on locally adapted seed, or seed sourced from within a geographic or </w:t>
      </w:r>
      <w:del w:id="11" w:author="Zoe Marie Klein" w:date="2023-01-30T06:58:00Z">
        <w:r w:rsidR="001A7EA3" w:rsidDel="00297A19">
          <w:rPr>
            <w:rFonts w:ascii="Times New Roman" w:eastAsia="Times New Roman" w:hAnsi="Times New Roman" w:cs="Times New Roman"/>
            <w:color w:val="000000"/>
          </w:rPr>
          <w:delText>juristictionally</w:delText>
        </w:r>
      </w:del>
      <w:ins w:id="12" w:author="Zoe Marie Klein" w:date="2023-01-30T06:58:00Z">
        <w:r w:rsidR="00297A19">
          <w:rPr>
            <w:rFonts w:ascii="Times New Roman" w:eastAsia="Times New Roman" w:hAnsi="Times New Roman" w:cs="Times New Roman"/>
            <w:color w:val="000000"/>
          </w:rPr>
          <w:t>jurisdictionally</w:t>
        </w:r>
      </w:ins>
      <w:r w:rsidR="001A7EA3">
        <w:rPr>
          <w:rFonts w:ascii="Times New Roman" w:eastAsia="Times New Roman" w:hAnsi="Times New Roman" w:cs="Times New Roman"/>
          <w:color w:val="000000"/>
        </w:rPr>
        <w:t xml:space="preserve"> bounded seed transfer zone (Bower et al. 2014, Erikson and Halford 2020), but recent research indicates that locally adapted seed may not offer resilience to future conditions (Havens 2015; </w:t>
      </w:r>
      <w:r w:rsidR="001A7EA3" w:rsidRPr="00803229">
        <w:rPr>
          <w:rFonts w:ascii="Times New Roman" w:eastAsia="Times New Roman" w:hAnsi="Times New Roman" w:cs="Times New Roman"/>
          <w:color w:val="000000"/>
        </w:rPr>
        <w:t>Butterfield et al. 2017)</w:t>
      </w:r>
      <w:r w:rsidR="001A7EA3">
        <w:rPr>
          <w:rFonts w:ascii="Times New Roman" w:eastAsia="Times New Roman" w:hAnsi="Times New Roman" w:cs="Times New Roman"/>
          <w:color w:val="000000"/>
        </w:rPr>
        <w:t>.</w:t>
      </w:r>
      <w:r w:rsidR="007F73A7" w:rsidRPr="00803229">
        <w:rPr>
          <w:rFonts w:ascii="Times New Roman" w:eastAsia="Times New Roman" w:hAnsi="Times New Roman" w:cs="Times New Roman"/>
          <w:color w:val="000000"/>
        </w:rPr>
        <w:t xml:space="preserve">  </w:t>
      </w:r>
      <w:r w:rsidR="00BB08EB">
        <w:rPr>
          <w:rFonts w:ascii="Times New Roman" w:eastAsia="Times New Roman" w:hAnsi="Times New Roman" w:cs="Times New Roman"/>
          <w:color w:val="000000"/>
        </w:rPr>
        <w:t xml:space="preserve">As a result, </w:t>
      </w:r>
      <w:r w:rsidR="00911BE3">
        <w:rPr>
          <w:rFonts w:ascii="Times New Roman" w:eastAsia="Times New Roman" w:hAnsi="Times New Roman" w:cs="Times New Roman"/>
          <w:color w:val="000000"/>
        </w:rPr>
        <w:t>there is a</w:t>
      </w:r>
      <w:r w:rsidR="007F73A7" w:rsidRPr="00803229">
        <w:rPr>
          <w:rFonts w:ascii="Times New Roman" w:eastAsia="Times New Roman" w:hAnsi="Times New Roman" w:cs="Times New Roman"/>
          <w:color w:val="000000"/>
        </w:rPr>
        <w:t xml:space="preserve"> </w:t>
      </w:r>
      <w:r w:rsidR="007F73A7" w:rsidRPr="00803229">
        <w:rPr>
          <w:rFonts w:ascii="Times New Roman" w:eastAsia="Times New Roman" w:hAnsi="Times New Roman" w:cs="Times New Roman"/>
          <w:color w:val="000000"/>
        </w:rPr>
        <w:lastRenderedPageBreak/>
        <w:t>critical need to investigate how to</w:t>
      </w:r>
      <w:r w:rsidR="001A7EA3">
        <w:rPr>
          <w:rFonts w:ascii="Times New Roman" w:eastAsia="Times New Roman" w:hAnsi="Times New Roman" w:cs="Times New Roman"/>
          <w:color w:val="000000"/>
        </w:rPr>
        <w:t xml:space="preserve"> best source plant </w:t>
      </w:r>
      <w:del w:id="13" w:author="Zoe Marie Klein" w:date="2023-02-01T07:27:00Z">
        <w:r w:rsidR="001A7EA3" w:rsidDel="00EE43F4">
          <w:rPr>
            <w:rFonts w:ascii="Times New Roman" w:eastAsia="Times New Roman" w:hAnsi="Times New Roman" w:cs="Times New Roman"/>
            <w:color w:val="000000"/>
          </w:rPr>
          <w:delText>matrials</w:delText>
        </w:r>
      </w:del>
      <w:ins w:id="14" w:author="Zoe Marie Klein" w:date="2023-02-01T07:27:00Z">
        <w:r w:rsidR="00EE43F4">
          <w:rPr>
            <w:rFonts w:ascii="Times New Roman" w:eastAsia="Times New Roman" w:hAnsi="Times New Roman" w:cs="Times New Roman"/>
            <w:color w:val="000000"/>
          </w:rPr>
          <w:t>materials</w:t>
        </w:r>
      </w:ins>
      <w:r w:rsidR="001A7EA3">
        <w:rPr>
          <w:rFonts w:ascii="Times New Roman" w:eastAsia="Times New Roman" w:hAnsi="Times New Roman" w:cs="Times New Roman"/>
          <w:color w:val="000000"/>
        </w:rPr>
        <w:t xml:space="preserve"> to</w:t>
      </w:r>
      <w:r w:rsidR="007F73A7" w:rsidRPr="00803229">
        <w:rPr>
          <w:rFonts w:ascii="Times New Roman" w:eastAsia="Times New Roman" w:hAnsi="Times New Roman" w:cs="Times New Roman"/>
          <w:color w:val="000000"/>
        </w:rPr>
        <w:t xml:space="preserve"> promote the success and persistence of </w:t>
      </w:r>
      <w:r w:rsidR="001A7EA3">
        <w:rPr>
          <w:rFonts w:ascii="Times New Roman" w:eastAsia="Times New Roman" w:hAnsi="Times New Roman" w:cs="Times New Roman"/>
          <w:color w:val="000000"/>
        </w:rPr>
        <w:t>restoration</w:t>
      </w:r>
      <w:r w:rsidR="007F73A7" w:rsidRPr="00803229">
        <w:rPr>
          <w:rFonts w:ascii="Times New Roman" w:eastAsia="Times New Roman" w:hAnsi="Times New Roman" w:cs="Times New Roman"/>
          <w:color w:val="000000"/>
        </w:rPr>
        <w:t xml:space="preserve"> plant</w:t>
      </w:r>
      <w:r w:rsidR="001A7EA3">
        <w:rPr>
          <w:rFonts w:ascii="Times New Roman" w:eastAsia="Times New Roman" w:hAnsi="Times New Roman" w:cs="Times New Roman"/>
          <w:color w:val="000000"/>
        </w:rPr>
        <w:t xml:space="preserve">s </w:t>
      </w:r>
      <w:r w:rsidR="007F73A7" w:rsidRPr="00803229">
        <w:rPr>
          <w:rFonts w:ascii="Times New Roman" w:eastAsia="Times New Roman" w:hAnsi="Times New Roman" w:cs="Times New Roman"/>
          <w:color w:val="000000"/>
        </w:rPr>
        <w:t xml:space="preserve">in the </w:t>
      </w:r>
      <w:r w:rsidR="00A17B25">
        <w:rPr>
          <w:rFonts w:ascii="Times New Roman" w:eastAsia="Times New Roman" w:hAnsi="Times New Roman" w:cs="Times New Roman"/>
          <w:color w:val="000000"/>
        </w:rPr>
        <w:t xml:space="preserve">face of expected temperature and precipitation </w:t>
      </w:r>
      <w:r w:rsidR="001A7EA3">
        <w:rPr>
          <w:rFonts w:ascii="Times New Roman" w:eastAsia="Times New Roman" w:hAnsi="Times New Roman" w:cs="Times New Roman"/>
          <w:color w:val="000000"/>
        </w:rPr>
        <w:t>shifts.</w:t>
      </w:r>
    </w:p>
    <w:p w14:paraId="26A3530F" w14:textId="5F9D195A" w:rsidR="006F7FFC" w:rsidRDefault="006F7FFC" w:rsidP="00BE7489">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While perennial </w:t>
      </w:r>
      <w:r w:rsidRPr="00803229">
        <w:rPr>
          <w:rFonts w:ascii="Times New Roman" w:eastAsia="Times New Roman" w:hAnsi="Times New Roman" w:cs="Times New Roman"/>
          <w:color w:val="000000"/>
        </w:rPr>
        <w:t>species are often the focus</w:t>
      </w:r>
      <w:r w:rsidR="0051504F">
        <w:rPr>
          <w:rFonts w:ascii="Times New Roman" w:eastAsia="Times New Roman" w:hAnsi="Times New Roman" w:cs="Times New Roman"/>
          <w:color w:val="000000"/>
        </w:rPr>
        <w:t xml:space="preserve"> of</w:t>
      </w:r>
      <w:r>
        <w:rPr>
          <w:rFonts w:ascii="Times New Roman" w:eastAsia="Times New Roman" w:hAnsi="Times New Roman" w:cs="Times New Roman"/>
          <w:color w:val="000000"/>
        </w:rPr>
        <w:t xml:space="preserve"> dryland</w:t>
      </w:r>
      <w:r w:rsidRPr="00803229">
        <w:rPr>
          <w:rFonts w:ascii="Times New Roman" w:eastAsia="Times New Roman" w:hAnsi="Times New Roman" w:cs="Times New Roman"/>
          <w:color w:val="000000"/>
        </w:rPr>
        <w:t xml:space="preserve"> restoration research</w:t>
      </w:r>
      <w:r>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because </w:t>
      </w:r>
      <w:r>
        <w:rPr>
          <w:rFonts w:ascii="Times New Roman" w:eastAsia="Times New Roman" w:hAnsi="Times New Roman" w:cs="Times New Roman"/>
          <w:color w:val="000000"/>
        </w:rPr>
        <w:t>they are</w:t>
      </w:r>
      <w:r w:rsidR="0051504F">
        <w:rPr>
          <w:rFonts w:ascii="Times New Roman" w:eastAsia="Times New Roman" w:hAnsi="Times New Roman" w:cs="Times New Roman"/>
          <w:color w:val="000000"/>
        </w:rPr>
        <w:t xml:space="preserve"> typically</w:t>
      </w:r>
      <w:r>
        <w:rPr>
          <w:rFonts w:ascii="Times New Roman" w:eastAsia="Times New Roman" w:hAnsi="Times New Roman" w:cs="Times New Roman"/>
          <w:color w:val="000000"/>
        </w:rPr>
        <w:t xml:space="preserve"> dominant, matrix-forming species</w:t>
      </w:r>
      <w:r w:rsidR="00A17B25">
        <w:rPr>
          <w:rFonts w:ascii="Times New Roman" w:eastAsia="Times New Roman" w:hAnsi="Times New Roman" w:cs="Times New Roman"/>
          <w:color w:val="000000"/>
        </w:rPr>
        <w:t xml:space="preserve"> and</w:t>
      </w:r>
      <w:r>
        <w:rPr>
          <w:rFonts w:ascii="Times New Roman" w:eastAsia="Times New Roman" w:hAnsi="Times New Roman" w:cs="Times New Roman"/>
          <w:color w:val="000000"/>
        </w:rPr>
        <w:t xml:space="preserve"> of high </w:t>
      </w:r>
      <w:r w:rsidRPr="00803229">
        <w:rPr>
          <w:rFonts w:ascii="Times New Roman" w:eastAsia="Times New Roman" w:hAnsi="Times New Roman" w:cs="Times New Roman"/>
          <w:color w:val="000000"/>
        </w:rPr>
        <w:t>importance as feed for livestock</w:t>
      </w:r>
      <w:r>
        <w:rPr>
          <w:rFonts w:ascii="Times New Roman" w:eastAsia="Times New Roman" w:hAnsi="Times New Roman" w:cs="Times New Roman"/>
          <w:color w:val="000000"/>
        </w:rPr>
        <w:t>, annual species contribute disproportionately to arid ecosystem biodiversity</w:t>
      </w:r>
      <w:r w:rsidR="000D4ABE">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function</w:t>
      </w:r>
      <w:r w:rsidR="000D4ABE" w:rsidDel="000D4ABE">
        <w:rPr>
          <w:rFonts w:ascii="Times New Roman" w:eastAsia="Times New Roman" w:hAnsi="Times New Roman" w:cs="Times New Roman"/>
          <w:color w:val="000000"/>
        </w:rPr>
        <w:t xml:space="preserve"> </w:t>
      </w:r>
      <w:r w:rsidRPr="00EE15AE">
        <w:rPr>
          <w:rFonts w:ascii="Times New Roman" w:eastAsia="Times New Roman" w:hAnsi="Times New Roman" w:cs="Times New Roman"/>
          <w:color w:val="000000"/>
        </w:rPr>
        <w:t>(</w:t>
      </w:r>
      <w:proofErr w:type="spellStart"/>
      <w:r w:rsidR="002F4D41" w:rsidRPr="00EE15AE">
        <w:rPr>
          <w:rFonts w:ascii="Times New Roman" w:eastAsia="Times New Roman" w:hAnsi="Times New Roman" w:cs="Times New Roman"/>
          <w:color w:val="000000"/>
        </w:rPr>
        <w:t>Rolhauser</w:t>
      </w:r>
      <w:proofErr w:type="spellEnd"/>
      <w:r w:rsidR="002F4D41" w:rsidRPr="00EE15AE">
        <w:rPr>
          <w:rFonts w:ascii="Times New Roman" w:eastAsia="Times New Roman" w:hAnsi="Times New Roman" w:cs="Times New Roman"/>
          <w:color w:val="000000"/>
        </w:rPr>
        <w:t xml:space="preserve"> and </w:t>
      </w:r>
      <w:proofErr w:type="spellStart"/>
      <w:r w:rsidR="002F4D41" w:rsidRPr="00EE15AE">
        <w:rPr>
          <w:rFonts w:ascii="Times New Roman" w:eastAsia="Times New Roman" w:hAnsi="Times New Roman" w:cs="Times New Roman"/>
          <w:color w:val="000000"/>
        </w:rPr>
        <w:t>Pucheta</w:t>
      </w:r>
      <w:proofErr w:type="spellEnd"/>
      <w:r w:rsidR="002F4D41" w:rsidRPr="00EE15AE">
        <w:rPr>
          <w:rFonts w:ascii="Times New Roman" w:eastAsia="Times New Roman" w:hAnsi="Times New Roman" w:cs="Times New Roman"/>
          <w:color w:val="000000"/>
        </w:rPr>
        <w:t xml:space="preserve"> 2015,</w:t>
      </w:r>
      <w:r w:rsidR="00EE15AE" w:rsidRPr="00EE15AE">
        <w:rPr>
          <w:rFonts w:ascii="Times New Roman" w:eastAsia="Times New Roman" w:hAnsi="Times New Roman" w:cs="Times New Roman"/>
          <w:color w:val="000000"/>
        </w:rPr>
        <w:t xml:space="preserve"> Fry et al. 2013</w:t>
      </w:r>
      <w:r w:rsidRPr="00EE15AE">
        <w:rPr>
          <w:rFonts w:ascii="Times New Roman" w:eastAsia="Times New Roman" w:hAnsi="Times New Roman" w:cs="Times New Roman"/>
          <w:color w:val="000000"/>
        </w:rPr>
        <w:t xml:space="preserve">). </w:t>
      </w:r>
      <w:r w:rsidR="001A7EA3">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nnual species may help </w:t>
      </w:r>
      <w:r w:rsidR="00DB28EF">
        <w:rPr>
          <w:rFonts w:ascii="Times New Roman" w:eastAsia="Times New Roman" w:hAnsi="Times New Roman" w:cs="Times New Roman"/>
          <w:color w:val="000000"/>
        </w:rPr>
        <w:t>facilitate</w:t>
      </w:r>
      <w:r w:rsidR="0051504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perennial establishment by </w:t>
      </w:r>
      <w:r w:rsidR="0051504F">
        <w:rPr>
          <w:rFonts w:ascii="Times New Roman" w:eastAsia="Times New Roman" w:hAnsi="Times New Roman" w:cs="Times New Roman"/>
          <w:color w:val="000000"/>
        </w:rPr>
        <w:t>competing with and reducing the prevalence of</w:t>
      </w:r>
      <w:r>
        <w:rPr>
          <w:rFonts w:ascii="Times New Roman" w:eastAsia="Times New Roman" w:hAnsi="Times New Roman" w:cs="Times New Roman"/>
          <w:color w:val="000000"/>
        </w:rPr>
        <w:t xml:space="preserve"> invasive annuals</w:t>
      </w:r>
      <w:r w:rsidR="0051504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Prasser</w:t>
      </w:r>
      <w:proofErr w:type="spell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Hild</w:t>
      </w:r>
      <w:proofErr w:type="spellEnd"/>
      <w:r>
        <w:rPr>
          <w:rFonts w:ascii="Times New Roman" w:eastAsia="Times New Roman" w:hAnsi="Times New Roman" w:cs="Times New Roman"/>
          <w:color w:val="000000"/>
        </w:rPr>
        <w:t xml:space="preserve"> 2015</w:t>
      </w:r>
      <w:r w:rsidRPr="0080322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For example, native forbs with high germination rates </w:t>
      </w:r>
      <w:r w:rsidR="0051504F">
        <w:rPr>
          <w:rFonts w:ascii="Times New Roman" w:eastAsia="Times New Roman" w:hAnsi="Times New Roman" w:cs="Times New Roman"/>
          <w:color w:val="000000"/>
        </w:rPr>
        <w:t>better competed with</w:t>
      </w:r>
      <w:r>
        <w:rPr>
          <w:rFonts w:ascii="Times New Roman" w:eastAsia="Times New Roman" w:hAnsi="Times New Roman" w:cs="Times New Roman"/>
          <w:color w:val="000000"/>
        </w:rPr>
        <w:t xml:space="preserve"> cheatgrass (</w:t>
      </w:r>
      <w:r w:rsidRPr="00231E0B">
        <w:rPr>
          <w:rFonts w:ascii="Times New Roman" w:eastAsia="Times New Roman" w:hAnsi="Times New Roman" w:cs="Times New Roman"/>
          <w:i/>
          <w:iCs/>
          <w:color w:val="000000"/>
        </w:rPr>
        <w:t>Bromus tectorum</w:t>
      </w:r>
      <w:r>
        <w:rPr>
          <w:rFonts w:ascii="Times New Roman" w:eastAsia="Times New Roman" w:hAnsi="Times New Roman" w:cs="Times New Roman"/>
          <w:color w:val="000000"/>
        </w:rPr>
        <w:t xml:space="preserve">), which suggests </w:t>
      </w:r>
      <w:r w:rsidR="00A17B25">
        <w:rPr>
          <w:rFonts w:ascii="Times New Roman" w:eastAsia="Times New Roman" w:hAnsi="Times New Roman" w:cs="Times New Roman"/>
          <w:color w:val="000000"/>
        </w:rPr>
        <w:t>native annuals</w:t>
      </w:r>
      <w:r>
        <w:rPr>
          <w:rFonts w:ascii="Times New Roman" w:eastAsia="Times New Roman" w:hAnsi="Times New Roman" w:cs="Times New Roman"/>
          <w:color w:val="000000"/>
        </w:rPr>
        <w:t xml:space="preserve"> may be</w:t>
      </w:r>
      <w:r w:rsidR="00A17B25">
        <w:rPr>
          <w:rFonts w:ascii="Times New Roman" w:eastAsia="Times New Roman" w:hAnsi="Times New Roman" w:cs="Times New Roman"/>
          <w:color w:val="000000"/>
        </w:rPr>
        <w:t xml:space="preserve"> particularly</w:t>
      </w:r>
      <w:r>
        <w:rPr>
          <w:rFonts w:ascii="Times New Roman" w:eastAsia="Times New Roman" w:hAnsi="Times New Roman" w:cs="Times New Roman"/>
          <w:color w:val="000000"/>
        </w:rPr>
        <w:t xml:space="preserve"> useful in restoration of highly invaded areas (Barak et al. 2015).</w:t>
      </w:r>
      <w:r w:rsidR="001A7EA3">
        <w:rPr>
          <w:rFonts w:ascii="Times New Roman" w:eastAsia="Times New Roman" w:hAnsi="Times New Roman" w:cs="Times New Roman"/>
          <w:color w:val="000000"/>
        </w:rPr>
        <w:t xml:space="preserve"> Weather anomalies, an increasingly common phenomenon under climate change, can shift the balance of native, exotic, annual and perennial plants in rest</w:t>
      </w:r>
      <w:r w:rsidR="00275FB2">
        <w:rPr>
          <w:rFonts w:ascii="Times New Roman" w:eastAsia="Times New Roman" w:hAnsi="Times New Roman" w:cs="Times New Roman"/>
          <w:color w:val="000000"/>
        </w:rPr>
        <w:t>o</w:t>
      </w:r>
      <w:r w:rsidR="001A7EA3">
        <w:rPr>
          <w:rFonts w:ascii="Times New Roman" w:eastAsia="Times New Roman" w:hAnsi="Times New Roman" w:cs="Times New Roman"/>
          <w:color w:val="000000"/>
        </w:rPr>
        <w:t>ration settings across seasons and over the landscape</w:t>
      </w:r>
      <w:r w:rsidR="002122C1">
        <w:rPr>
          <w:rFonts w:ascii="Times New Roman" w:eastAsia="Times New Roman" w:hAnsi="Times New Roman" w:cs="Times New Roman"/>
          <w:color w:val="000000"/>
        </w:rPr>
        <w:t xml:space="preserve"> (Copeland et al. 2019; </w:t>
      </w:r>
      <w:commentRangeStart w:id="15"/>
      <w:r w:rsidR="002122C1">
        <w:rPr>
          <w:rFonts w:ascii="Times New Roman" w:eastAsia="Times New Roman" w:hAnsi="Times New Roman" w:cs="Times New Roman"/>
          <w:color w:val="000000"/>
        </w:rPr>
        <w:t>Young et al. 2015</w:t>
      </w:r>
      <w:commentRangeEnd w:id="15"/>
      <w:r w:rsidR="002122C1">
        <w:rPr>
          <w:rStyle w:val="CommentReference"/>
        </w:rPr>
        <w:commentReference w:id="15"/>
      </w:r>
      <w:r w:rsidR="002122C1">
        <w:rPr>
          <w:rFonts w:ascii="Times New Roman" w:eastAsia="Times New Roman" w:hAnsi="Times New Roman" w:cs="Times New Roman"/>
          <w:color w:val="000000"/>
        </w:rPr>
        <w:t>)</w:t>
      </w:r>
      <w:r>
        <w:rPr>
          <w:rFonts w:ascii="Times New Roman" w:eastAsia="Times New Roman" w:hAnsi="Times New Roman" w:cs="Times New Roman"/>
          <w:color w:val="000000"/>
        </w:rPr>
        <w:t>.</w:t>
      </w:r>
      <w:r w:rsidR="002122C1">
        <w:rPr>
          <w:rFonts w:ascii="Times New Roman" w:eastAsia="Times New Roman" w:hAnsi="Times New Roman" w:cs="Times New Roman"/>
          <w:color w:val="000000"/>
        </w:rPr>
        <w:t xml:space="preserve"> Copeland et al. (2019) found </w:t>
      </w:r>
      <w:r w:rsidR="00BE7489">
        <w:rPr>
          <w:rFonts w:ascii="Times New Roman" w:eastAsia="Times New Roman" w:hAnsi="Times New Roman" w:cs="Times New Roman"/>
          <w:color w:val="000000"/>
        </w:rPr>
        <w:t>that higher temperature and wetter precipitation anomalies</w:t>
      </w:r>
      <w:r w:rsidR="00A17B25">
        <w:rPr>
          <w:rFonts w:ascii="Times New Roman" w:eastAsia="Times New Roman" w:hAnsi="Times New Roman" w:cs="Times New Roman"/>
          <w:color w:val="000000"/>
        </w:rPr>
        <w:t xml:space="preserve"> in arid ecosystems</w:t>
      </w:r>
      <w:r w:rsidR="00BE7489">
        <w:rPr>
          <w:rFonts w:ascii="Times New Roman" w:eastAsia="Times New Roman" w:hAnsi="Times New Roman" w:cs="Times New Roman"/>
          <w:color w:val="000000"/>
        </w:rPr>
        <w:t xml:space="preserve"> influenced the relative cover and richness of non-native annuals and native perennials</w:t>
      </w:r>
      <w:ins w:id="16" w:author="Zoe Marie Klein" w:date="2023-02-01T07:29:00Z">
        <w:r w:rsidR="00EE43F4">
          <w:rPr>
            <w:rFonts w:ascii="Times New Roman" w:eastAsia="Times New Roman" w:hAnsi="Times New Roman" w:cs="Times New Roman"/>
            <w:color w:val="000000"/>
          </w:rPr>
          <w:t>,</w:t>
        </w:r>
      </w:ins>
      <w:del w:id="17" w:author="Zoe Marie Klein" w:date="2023-02-01T07:29:00Z">
        <w:r w:rsidR="00BE7489" w:rsidDel="00EE43F4">
          <w:rPr>
            <w:rFonts w:ascii="Times New Roman" w:eastAsia="Times New Roman" w:hAnsi="Times New Roman" w:cs="Times New Roman"/>
            <w:color w:val="000000"/>
          </w:rPr>
          <w:delText>.</w:delText>
        </w:r>
      </w:del>
      <w:r w:rsidR="00BE7489">
        <w:rPr>
          <w:rFonts w:ascii="Times New Roman" w:eastAsia="Times New Roman" w:hAnsi="Times New Roman" w:cs="Times New Roman"/>
          <w:color w:val="000000"/>
        </w:rPr>
        <w:t xml:space="preserve"> </w:t>
      </w:r>
      <w:del w:id="18" w:author="Zoe Marie Klein" w:date="2023-02-01T07:29:00Z">
        <w:r w:rsidR="001A7EA3" w:rsidDel="00EE43F4">
          <w:rPr>
            <w:rFonts w:ascii="Times New Roman" w:eastAsia="Times New Roman" w:hAnsi="Times New Roman" w:cs="Times New Roman"/>
            <w:color w:val="000000"/>
          </w:rPr>
          <w:delText>with</w:delText>
        </w:r>
        <w:r w:rsidR="00BE7489" w:rsidDel="00EE43F4">
          <w:rPr>
            <w:rFonts w:ascii="Times New Roman" w:eastAsia="Times New Roman" w:hAnsi="Times New Roman" w:cs="Times New Roman"/>
            <w:color w:val="000000"/>
          </w:rPr>
          <w:delText xml:space="preserve"> </w:delText>
        </w:r>
      </w:del>
      <w:ins w:id="19" w:author="Zoe Marie Klein" w:date="2023-02-01T07:29:00Z">
        <w:r w:rsidR="00EE43F4">
          <w:rPr>
            <w:rFonts w:ascii="Times New Roman" w:eastAsia="Times New Roman" w:hAnsi="Times New Roman" w:cs="Times New Roman"/>
            <w:color w:val="000000"/>
          </w:rPr>
          <w:t xml:space="preserve">where </w:t>
        </w:r>
      </w:ins>
      <w:r w:rsidR="00BE7489">
        <w:rPr>
          <w:rFonts w:ascii="Times New Roman" w:eastAsia="Times New Roman" w:hAnsi="Times New Roman" w:cs="Times New Roman"/>
          <w:color w:val="000000"/>
        </w:rPr>
        <w:t>higher temperature</w:t>
      </w:r>
      <w:r w:rsidR="001A7EA3">
        <w:rPr>
          <w:rFonts w:ascii="Times New Roman" w:eastAsia="Times New Roman" w:hAnsi="Times New Roman" w:cs="Times New Roman"/>
          <w:color w:val="000000"/>
        </w:rPr>
        <w:t xml:space="preserve"> anomalies</w:t>
      </w:r>
      <w:r w:rsidR="00BE7489">
        <w:rPr>
          <w:rFonts w:ascii="Times New Roman" w:eastAsia="Times New Roman" w:hAnsi="Times New Roman" w:cs="Times New Roman"/>
          <w:color w:val="000000"/>
        </w:rPr>
        <w:t xml:space="preserve"> </w:t>
      </w:r>
      <w:r w:rsidR="001A7EA3">
        <w:rPr>
          <w:rFonts w:ascii="Times New Roman" w:eastAsia="Times New Roman" w:hAnsi="Times New Roman" w:cs="Times New Roman"/>
          <w:color w:val="000000"/>
        </w:rPr>
        <w:t>increas</w:t>
      </w:r>
      <w:ins w:id="20" w:author="Zoe Marie Klein" w:date="2023-02-01T07:29:00Z">
        <w:r w:rsidR="00EE43F4">
          <w:rPr>
            <w:rFonts w:ascii="Times New Roman" w:eastAsia="Times New Roman" w:hAnsi="Times New Roman" w:cs="Times New Roman"/>
            <w:color w:val="000000"/>
          </w:rPr>
          <w:t>ed</w:t>
        </w:r>
      </w:ins>
      <w:del w:id="21" w:author="Zoe Marie Klein" w:date="2023-02-01T07:29:00Z">
        <w:r w:rsidR="001A7EA3" w:rsidDel="00EE43F4">
          <w:rPr>
            <w:rFonts w:ascii="Times New Roman" w:eastAsia="Times New Roman" w:hAnsi="Times New Roman" w:cs="Times New Roman"/>
            <w:color w:val="000000"/>
          </w:rPr>
          <w:delText>ed</w:delText>
        </w:r>
      </w:del>
      <w:r w:rsidR="00BE7489">
        <w:rPr>
          <w:rFonts w:ascii="Times New Roman" w:eastAsia="Times New Roman" w:hAnsi="Times New Roman" w:cs="Times New Roman"/>
          <w:color w:val="000000"/>
        </w:rPr>
        <w:t xml:space="preserve"> non-native annual and native perennial cover</w:t>
      </w:r>
      <w:r w:rsidR="001A7EA3">
        <w:rPr>
          <w:rFonts w:ascii="Times New Roman" w:eastAsia="Times New Roman" w:hAnsi="Times New Roman" w:cs="Times New Roman"/>
          <w:color w:val="000000"/>
        </w:rPr>
        <w:t xml:space="preserve"> in the cool season</w:t>
      </w:r>
      <w:r w:rsidR="00BE7489">
        <w:rPr>
          <w:rFonts w:ascii="Times New Roman" w:eastAsia="Times New Roman" w:hAnsi="Times New Roman" w:cs="Times New Roman"/>
          <w:color w:val="000000"/>
        </w:rPr>
        <w:t xml:space="preserve">, </w:t>
      </w:r>
      <w:del w:id="22" w:author="Zoe Marie Klein" w:date="2023-02-01T07:28:00Z">
        <w:r w:rsidR="001A7EA3" w:rsidDel="00EE43F4">
          <w:rPr>
            <w:rFonts w:ascii="Times New Roman" w:eastAsia="Times New Roman" w:hAnsi="Times New Roman" w:cs="Times New Roman"/>
            <w:color w:val="000000"/>
          </w:rPr>
          <w:delText xml:space="preserve">and </w:delText>
        </w:r>
        <w:r w:rsidR="00BE7489" w:rsidDel="00EE43F4">
          <w:rPr>
            <w:rFonts w:ascii="Times New Roman" w:eastAsia="Times New Roman" w:hAnsi="Times New Roman" w:cs="Times New Roman"/>
            <w:color w:val="000000"/>
          </w:rPr>
          <w:delText xml:space="preserve"> higher</w:delText>
        </w:r>
      </w:del>
      <w:ins w:id="23" w:author="Zoe Marie Klein" w:date="2023-02-01T07:28:00Z">
        <w:r w:rsidR="00EE43F4">
          <w:rPr>
            <w:rFonts w:ascii="Times New Roman" w:eastAsia="Times New Roman" w:hAnsi="Times New Roman" w:cs="Times New Roman"/>
            <w:color w:val="000000"/>
          </w:rPr>
          <w:t>and higher</w:t>
        </w:r>
      </w:ins>
      <w:r w:rsidR="00BE7489">
        <w:rPr>
          <w:rFonts w:ascii="Times New Roman" w:eastAsia="Times New Roman" w:hAnsi="Times New Roman" w:cs="Times New Roman"/>
          <w:color w:val="000000"/>
        </w:rPr>
        <w:t xml:space="preserve"> temperatures in the warm season </w:t>
      </w:r>
      <w:r w:rsidR="001A7EA3">
        <w:rPr>
          <w:rFonts w:ascii="Times New Roman" w:eastAsia="Times New Roman" w:hAnsi="Times New Roman" w:cs="Times New Roman"/>
          <w:color w:val="000000"/>
        </w:rPr>
        <w:t>decreas</w:t>
      </w:r>
      <w:ins w:id="24" w:author="Zoe Marie Klein" w:date="2023-02-01T07:29:00Z">
        <w:r w:rsidR="00EE43F4">
          <w:rPr>
            <w:rFonts w:ascii="Times New Roman" w:eastAsia="Times New Roman" w:hAnsi="Times New Roman" w:cs="Times New Roman"/>
            <w:color w:val="000000"/>
          </w:rPr>
          <w:t>ed</w:t>
        </w:r>
      </w:ins>
      <w:del w:id="25" w:author="Zoe Marie Klein" w:date="2023-02-01T07:29:00Z">
        <w:r w:rsidR="001A7EA3" w:rsidDel="00EE43F4">
          <w:rPr>
            <w:rFonts w:ascii="Times New Roman" w:eastAsia="Times New Roman" w:hAnsi="Times New Roman" w:cs="Times New Roman"/>
            <w:color w:val="000000"/>
          </w:rPr>
          <w:delText>ed</w:delText>
        </w:r>
        <w:r w:rsidR="00BE7489" w:rsidDel="00EE43F4">
          <w:rPr>
            <w:rFonts w:ascii="Times New Roman" w:eastAsia="Times New Roman" w:hAnsi="Times New Roman" w:cs="Times New Roman"/>
            <w:color w:val="000000"/>
          </w:rPr>
          <w:delText xml:space="preserve"> </w:delText>
        </w:r>
      </w:del>
      <w:r w:rsidR="00A17B25">
        <w:rPr>
          <w:rFonts w:ascii="Times New Roman" w:eastAsia="Times New Roman" w:hAnsi="Times New Roman" w:cs="Times New Roman"/>
          <w:color w:val="000000"/>
        </w:rPr>
        <w:t xml:space="preserve"> exotic </w:t>
      </w:r>
      <w:r w:rsidR="00BE7489">
        <w:rPr>
          <w:rFonts w:ascii="Times New Roman" w:eastAsia="Times New Roman" w:hAnsi="Times New Roman" w:cs="Times New Roman"/>
          <w:color w:val="000000"/>
        </w:rPr>
        <w:t xml:space="preserve">annual </w:t>
      </w:r>
      <w:r w:rsidR="001A7EA3">
        <w:rPr>
          <w:rFonts w:ascii="Times New Roman" w:eastAsia="Times New Roman" w:hAnsi="Times New Roman" w:cs="Times New Roman"/>
          <w:color w:val="000000"/>
        </w:rPr>
        <w:t xml:space="preserve">and both native and exotic </w:t>
      </w:r>
      <w:r w:rsidR="00BE7489">
        <w:rPr>
          <w:rFonts w:ascii="Times New Roman" w:eastAsia="Times New Roman" w:hAnsi="Times New Roman" w:cs="Times New Roman"/>
          <w:color w:val="000000"/>
        </w:rPr>
        <w:t xml:space="preserve">perennial cover. </w:t>
      </w:r>
      <w:r w:rsidR="00A17B25">
        <w:rPr>
          <w:rFonts w:ascii="Times New Roman" w:eastAsia="Times New Roman" w:hAnsi="Times New Roman" w:cs="Times New Roman"/>
          <w:color w:val="000000"/>
        </w:rPr>
        <w:t>Because</w:t>
      </w:r>
      <w:r w:rsidR="00BE7489">
        <w:rPr>
          <w:rFonts w:ascii="Times New Roman" w:eastAsia="Times New Roman" w:hAnsi="Times New Roman" w:cs="Times New Roman"/>
          <w:color w:val="000000"/>
        </w:rPr>
        <w:t xml:space="preserve"> weather anomalies</w:t>
      </w:r>
      <w:r w:rsidR="00A17B25">
        <w:rPr>
          <w:rFonts w:ascii="Times New Roman" w:eastAsia="Times New Roman" w:hAnsi="Times New Roman" w:cs="Times New Roman"/>
          <w:color w:val="000000"/>
        </w:rPr>
        <w:t xml:space="preserve"> are increasing (</w:t>
      </w:r>
      <w:ins w:id="26" w:author="Zoe Marie Klein" w:date="2023-02-01T07:51:00Z">
        <w:r w:rsidR="005054AB">
          <w:rPr>
            <w:rFonts w:ascii="Times New Roman" w:eastAsia="Times New Roman" w:hAnsi="Times New Roman" w:cs="Times New Roman"/>
            <w:color w:val="000000"/>
          </w:rPr>
          <w:t xml:space="preserve">Li et al. 2023; </w:t>
        </w:r>
      </w:ins>
      <w:commentRangeStart w:id="27"/>
      <w:commentRangeStart w:id="28"/>
      <w:del w:id="29" w:author="Zoe Marie Klein" w:date="2023-02-01T07:40:00Z">
        <w:r w:rsidR="00A17B25" w:rsidDel="00F1352E">
          <w:rPr>
            <w:rFonts w:ascii="Times New Roman" w:eastAsia="Times New Roman" w:hAnsi="Times New Roman" w:cs="Times New Roman"/>
            <w:color w:val="000000"/>
          </w:rPr>
          <w:delText>CITE</w:delText>
        </w:r>
      </w:del>
      <w:ins w:id="30" w:author="Zoe Marie Klein" w:date="2023-02-01T07:40:00Z">
        <w:r w:rsidR="00F1352E">
          <w:rPr>
            <w:rFonts w:ascii="Times New Roman" w:eastAsia="Times New Roman" w:hAnsi="Times New Roman" w:cs="Times New Roman"/>
            <w:color w:val="000000"/>
          </w:rPr>
          <w:t>Trenberth et al. 2003</w:t>
        </w:r>
      </w:ins>
      <w:commentRangeEnd w:id="27"/>
      <w:ins w:id="31" w:author="Zoe Marie Klein" w:date="2023-02-01T07:43:00Z">
        <w:r w:rsidR="00F1352E">
          <w:rPr>
            <w:rStyle w:val="CommentReference"/>
          </w:rPr>
          <w:commentReference w:id="27"/>
        </w:r>
      </w:ins>
      <w:commentRangeEnd w:id="28"/>
      <w:ins w:id="32" w:author="Zoe Marie Klein" w:date="2023-02-02T09:00:00Z">
        <w:r w:rsidR="00BC54BD">
          <w:rPr>
            <w:rStyle w:val="CommentReference"/>
          </w:rPr>
          <w:commentReference w:id="28"/>
        </w:r>
      </w:ins>
      <w:ins w:id="33" w:author="Zoe Marie Klein" w:date="2023-02-01T07:40:00Z">
        <w:r w:rsidR="00F1352E">
          <w:rPr>
            <w:rFonts w:ascii="Times New Roman" w:eastAsia="Times New Roman" w:hAnsi="Times New Roman" w:cs="Times New Roman"/>
            <w:color w:val="000000"/>
          </w:rPr>
          <w:t xml:space="preserve">; </w:t>
        </w:r>
      </w:ins>
      <w:proofErr w:type="spellStart"/>
      <w:ins w:id="34" w:author="Zoe Marie Klein" w:date="2023-02-01T07:41:00Z">
        <w:r w:rsidR="00F1352E" w:rsidRPr="00F1352E">
          <w:rPr>
            <w:rFonts w:ascii="Times New Roman" w:eastAsia="Times New Roman" w:hAnsi="Times New Roman" w:cs="Times New Roman"/>
            <w:color w:val="000000"/>
          </w:rPr>
          <w:t>Tr</w:t>
        </w:r>
        <w:r w:rsidR="00F1352E">
          <w:rPr>
            <w:rFonts w:ascii="Times New Roman" w:eastAsia="Times New Roman" w:hAnsi="Times New Roman" w:cs="Times New Roman"/>
            <w:color w:val="000000"/>
          </w:rPr>
          <w:t>ö</w:t>
        </w:r>
        <w:r w:rsidR="00F1352E" w:rsidRPr="00F1352E">
          <w:rPr>
            <w:rFonts w:ascii="Times New Roman" w:eastAsia="Times New Roman" w:hAnsi="Times New Roman" w:cs="Times New Roman"/>
            <w:color w:val="000000"/>
          </w:rPr>
          <w:t>mel</w:t>
        </w:r>
        <w:proofErr w:type="spellEnd"/>
        <w:r w:rsidR="00F1352E">
          <w:rPr>
            <w:rFonts w:ascii="Times New Roman" w:eastAsia="Times New Roman" w:hAnsi="Times New Roman" w:cs="Times New Roman"/>
            <w:color w:val="000000"/>
          </w:rPr>
          <w:t xml:space="preserve"> and </w:t>
        </w:r>
        <w:proofErr w:type="spellStart"/>
        <w:r w:rsidR="00F1352E">
          <w:rPr>
            <w:rFonts w:ascii="Times New Roman" w:eastAsia="Times New Roman" w:hAnsi="Times New Roman" w:cs="Times New Roman"/>
            <w:color w:val="000000"/>
          </w:rPr>
          <w:t>Schönwiese</w:t>
        </w:r>
        <w:proofErr w:type="spellEnd"/>
        <w:r w:rsidR="00F1352E">
          <w:rPr>
            <w:rFonts w:ascii="Times New Roman" w:eastAsia="Times New Roman" w:hAnsi="Times New Roman" w:cs="Times New Roman"/>
            <w:color w:val="000000"/>
          </w:rPr>
          <w:t xml:space="preserve"> 2006</w:t>
        </w:r>
      </w:ins>
      <w:r w:rsidR="00A17B25">
        <w:rPr>
          <w:rFonts w:ascii="Times New Roman" w:eastAsia="Times New Roman" w:hAnsi="Times New Roman" w:cs="Times New Roman"/>
          <w:color w:val="000000"/>
        </w:rPr>
        <w:t>), and</w:t>
      </w:r>
      <w:r w:rsidR="00BE7489">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can alter</w:t>
      </w:r>
      <w:r w:rsidR="00BE7489">
        <w:rPr>
          <w:rFonts w:ascii="Times New Roman" w:eastAsia="Times New Roman" w:hAnsi="Times New Roman" w:cs="Times New Roman"/>
          <w:color w:val="000000"/>
        </w:rPr>
        <w:t xml:space="preserve"> community dynamics</w:t>
      </w:r>
      <w:r w:rsidR="001A7EA3">
        <w:rPr>
          <w:rFonts w:ascii="Times New Roman" w:eastAsia="Times New Roman" w:hAnsi="Times New Roman" w:cs="Times New Roman"/>
          <w:color w:val="000000"/>
        </w:rPr>
        <w:t xml:space="preserve"> and plant dominance</w:t>
      </w:r>
      <w:r w:rsidR="00BE7489">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 xml:space="preserve">identifying native seed sources that can successfully persist in response to fluctuating </w:t>
      </w:r>
      <w:r w:rsidR="00BE7489">
        <w:rPr>
          <w:rFonts w:ascii="Times New Roman" w:eastAsia="Times New Roman" w:hAnsi="Times New Roman" w:cs="Times New Roman"/>
          <w:color w:val="000000"/>
        </w:rPr>
        <w:t>precipitation and temperature</w:t>
      </w:r>
      <w:r w:rsidR="00531EB3">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will improve restoration outcomes and generate resilient species assemblages</w:t>
      </w:r>
      <w:r w:rsidR="00BE7489">
        <w:rPr>
          <w:rFonts w:ascii="Times New Roman" w:eastAsia="Times New Roman" w:hAnsi="Times New Roman" w:cs="Times New Roman"/>
          <w:color w:val="000000"/>
        </w:rPr>
        <w:t>.</w:t>
      </w:r>
      <w:r w:rsidR="001A7EA3">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Because annual species contribute disproportionately to biodiversity and ecosystem function, i</w:t>
      </w:r>
      <w:r w:rsidRPr="00803229">
        <w:rPr>
          <w:rFonts w:ascii="Times New Roman" w:eastAsia="Times New Roman" w:hAnsi="Times New Roman" w:cs="Times New Roman"/>
          <w:color w:val="000000"/>
        </w:rPr>
        <w:t xml:space="preserve">dentifying populations of annuals that are likely to persist in </w:t>
      </w:r>
      <w:r w:rsidR="00275FB2">
        <w:rPr>
          <w:rFonts w:ascii="Times New Roman" w:eastAsia="Times New Roman" w:hAnsi="Times New Roman" w:cs="Times New Roman"/>
          <w:color w:val="000000"/>
        </w:rPr>
        <w:t xml:space="preserve">in response to weather </w:t>
      </w:r>
      <w:r w:rsidR="00670069">
        <w:rPr>
          <w:rFonts w:ascii="Times New Roman" w:eastAsia="Times New Roman" w:hAnsi="Times New Roman" w:cs="Times New Roman"/>
          <w:color w:val="000000"/>
        </w:rPr>
        <w:t>anomalies</w:t>
      </w:r>
      <w:r w:rsidRPr="00803229">
        <w:rPr>
          <w:rFonts w:ascii="Times New Roman" w:eastAsia="Times New Roman" w:hAnsi="Times New Roman" w:cs="Times New Roman"/>
          <w:color w:val="000000"/>
        </w:rPr>
        <w:t xml:space="preserve"> </w:t>
      </w:r>
      <w:r w:rsidR="00A17B25">
        <w:rPr>
          <w:rFonts w:ascii="Times New Roman" w:eastAsia="Times New Roman" w:hAnsi="Times New Roman" w:cs="Times New Roman"/>
          <w:color w:val="000000"/>
        </w:rPr>
        <w:t>is critically important for restoring climate-resilient arid lands.</w:t>
      </w:r>
    </w:p>
    <w:p w14:paraId="1AF3B95A" w14:textId="73DCB4E6" w:rsidR="00BB08EB" w:rsidRDefault="00275FB2" w:rsidP="006022B2">
      <w:pPr>
        <w:spacing w:line="480" w:lineRule="auto"/>
        <w:ind w:firstLine="720"/>
        <w:jc w:val="both"/>
        <w:rPr>
          <w:rFonts w:ascii="Times New Roman" w:eastAsia="Times New Roman" w:hAnsi="Times New Roman" w:cs="Times New Roman"/>
          <w:i/>
          <w:iCs/>
          <w:color w:val="000000"/>
        </w:rPr>
      </w:pPr>
      <w:r>
        <w:rPr>
          <w:rFonts w:ascii="Times New Roman" w:eastAsia="Times New Roman" w:hAnsi="Times New Roman" w:cs="Times New Roman"/>
          <w:color w:val="000000"/>
        </w:rPr>
        <w:lastRenderedPageBreak/>
        <w:t>Beyond weather anomalies, prevailing p</w:t>
      </w:r>
      <w:r w:rsidR="0041610E">
        <w:rPr>
          <w:rFonts w:ascii="Times New Roman" w:eastAsia="Times New Roman" w:hAnsi="Times New Roman" w:cs="Times New Roman"/>
          <w:color w:val="000000"/>
        </w:rPr>
        <w:t>recipitation and temperature</w:t>
      </w:r>
      <w:r>
        <w:rPr>
          <w:rFonts w:ascii="Times New Roman" w:eastAsia="Times New Roman" w:hAnsi="Times New Roman" w:cs="Times New Roman"/>
          <w:color w:val="000000"/>
        </w:rPr>
        <w:t xml:space="preserve"> regimes</w:t>
      </w:r>
      <w:r w:rsidR="0041610E">
        <w:rPr>
          <w:rFonts w:ascii="Times New Roman" w:eastAsia="Times New Roman" w:hAnsi="Times New Roman" w:cs="Times New Roman"/>
          <w:color w:val="000000"/>
        </w:rPr>
        <w:t xml:space="preserve"> are </w:t>
      </w:r>
      <w:r w:rsidR="00A17B25">
        <w:rPr>
          <w:rFonts w:ascii="Times New Roman" w:eastAsia="Times New Roman" w:hAnsi="Times New Roman" w:cs="Times New Roman"/>
          <w:color w:val="000000"/>
        </w:rPr>
        <w:t xml:space="preserve">key </w:t>
      </w:r>
      <w:r w:rsidR="0041610E">
        <w:rPr>
          <w:rFonts w:ascii="Times New Roman" w:eastAsia="Times New Roman" w:hAnsi="Times New Roman" w:cs="Times New Roman"/>
          <w:color w:val="000000"/>
        </w:rPr>
        <w:t>drivers of plant community composition in arid ecosystems</w:t>
      </w:r>
      <w:r w:rsidR="00DB28EF">
        <w:rPr>
          <w:rFonts w:ascii="Times New Roman" w:eastAsia="Times New Roman" w:hAnsi="Times New Roman" w:cs="Times New Roman"/>
          <w:color w:val="000000"/>
        </w:rPr>
        <w:t xml:space="preserve"> (</w:t>
      </w:r>
      <w:r w:rsidR="002A592B">
        <w:rPr>
          <w:rFonts w:ascii="Times New Roman" w:eastAsia="Times New Roman" w:hAnsi="Times New Roman" w:cs="Times New Roman"/>
          <w:color w:val="000000"/>
        </w:rPr>
        <w:t>Cleland et al. 2013; Butterfield et al. 2016</w:t>
      </w:r>
      <w:r w:rsidR="00A17B25">
        <w:rPr>
          <w:rFonts w:ascii="Times New Roman" w:eastAsia="Times New Roman" w:hAnsi="Times New Roman" w:cs="Times New Roman"/>
          <w:color w:val="000000"/>
        </w:rPr>
        <w:t xml:space="preserve">; </w:t>
      </w:r>
      <w:proofErr w:type="spellStart"/>
      <w:r w:rsidR="00A17B25">
        <w:rPr>
          <w:rFonts w:ascii="Times New Roman" w:eastAsia="Times New Roman" w:hAnsi="Times New Roman" w:cs="Times New Roman"/>
          <w:color w:val="000000"/>
        </w:rPr>
        <w:t>Berdugo</w:t>
      </w:r>
      <w:proofErr w:type="spellEnd"/>
      <w:r w:rsidR="00A17B25">
        <w:rPr>
          <w:rFonts w:ascii="Times New Roman" w:eastAsia="Times New Roman" w:hAnsi="Times New Roman" w:cs="Times New Roman"/>
          <w:color w:val="000000"/>
        </w:rPr>
        <w:t xml:space="preserve"> et al. </w:t>
      </w:r>
      <w:commentRangeStart w:id="35"/>
      <w:r w:rsidR="00A17B25">
        <w:rPr>
          <w:rFonts w:ascii="Times New Roman" w:eastAsia="Times New Roman" w:hAnsi="Times New Roman" w:cs="Times New Roman"/>
          <w:color w:val="000000"/>
        </w:rPr>
        <w:t>2020</w:t>
      </w:r>
      <w:commentRangeEnd w:id="35"/>
      <w:r w:rsidR="00A17B25">
        <w:rPr>
          <w:rStyle w:val="CommentReference"/>
        </w:rPr>
        <w:commentReference w:id="35"/>
      </w:r>
      <w:r w:rsidR="00DB28E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these regimes are persistently and directionally shifting towards hotter and more arid conditions </w:t>
      </w:r>
      <w:r w:rsidRPr="00275FB2">
        <w:rPr>
          <w:rFonts w:ascii="Times New Roman" w:eastAsia="Times New Roman" w:hAnsi="Times New Roman" w:cs="Times New Roman"/>
          <w:color w:val="000000"/>
          <w:highlight w:val="yellow"/>
        </w:rPr>
        <w:t>(</w:t>
      </w:r>
      <w:commentRangeStart w:id="36"/>
      <w:del w:id="37" w:author="Zoe Marie Klein" w:date="2023-02-01T07:52:00Z">
        <w:r w:rsidRPr="00275FB2" w:rsidDel="005054AB">
          <w:rPr>
            <w:rFonts w:ascii="Times New Roman" w:eastAsia="Times New Roman" w:hAnsi="Times New Roman" w:cs="Times New Roman"/>
            <w:color w:val="000000"/>
            <w:highlight w:val="yellow"/>
          </w:rPr>
          <w:delText>CITE</w:delText>
        </w:r>
      </w:del>
      <w:ins w:id="38" w:author="Zoe Marie Klein" w:date="2023-02-01T07:52:00Z">
        <w:r w:rsidR="005054AB">
          <w:rPr>
            <w:rFonts w:ascii="Times New Roman" w:eastAsia="Times New Roman" w:hAnsi="Times New Roman" w:cs="Times New Roman"/>
            <w:color w:val="000000"/>
            <w:highlight w:val="yellow"/>
          </w:rPr>
          <w:t>Li et al. 20</w:t>
        </w:r>
      </w:ins>
      <w:commentRangeEnd w:id="36"/>
      <w:ins w:id="39" w:author="Zoe Marie Klein" w:date="2023-02-01T07:53:00Z">
        <w:r w:rsidR="005054AB">
          <w:rPr>
            <w:rStyle w:val="CommentReference"/>
          </w:rPr>
          <w:commentReference w:id="36"/>
        </w:r>
      </w:ins>
      <w:ins w:id="40" w:author="Zoe Marie Klein" w:date="2023-02-01T07:52:00Z">
        <w:r w:rsidR="005054AB">
          <w:rPr>
            <w:rFonts w:ascii="Times New Roman" w:eastAsia="Times New Roman" w:hAnsi="Times New Roman" w:cs="Times New Roman"/>
            <w:color w:val="000000"/>
            <w:highlight w:val="yellow"/>
          </w:rPr>
          <w:t>23</w:t>
        </w:r>
      </w:ins>
      <w:r w:rsidRPr="00275FB2">
        <w:rPr>
          <w:rFonts w:ascii="Times New Roman" w:eastAsia="Times New Roman" w:hAnsi="Times New Roman" w:cs="Times New Roman"/>
          <w:color w:val="000000"/>
          <w:highlight w:val="yellow"/>
        </w:rPr>
        <w:t>)</w:t>
      </w:r>
      <w:r w:rsidR="0041610E" w:rsidRPr="00275FB2">
        <w:rPr>
          <w:rFonts w:ascii="Times New Roman" w:eastAsia="Times New Roman" w:hAnsi="Times New Roman" w:cs="Times New Roman"/>
          <w:color w:val="000000"/>
          <w:highlight w:val="yellow"/>
        </w:rPr>
        <w:t>.</w:t>
      </w:r>
      <w:r w:rsidR="001D6BBB" w:rsidRPr="001D6BB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w:t>
      </w:r>
      <w:r w:rsidR="001D6BBB">
        <w:rPr>
          <w:rFonts w:ascii="Times New Roman" w:eastAsia="Times New Roman" w:hAnsi="Times New Roman" w:cs="Times New Roman"/>
          <w:color w:val="000000"/>
        </w:rPr>
        <w:t xml:space="preserve">lant community composition </w:t>
      </w:r>
      <w:r w:rsidR="00A17B25">
        <w:rPr>
          <w:rFonts w:ascii="Times New Roman" w:eastAsia="Times New Roman" w:hAnsi="Times New Roman" w:cs="Times New Roman"/>
          <w:color w:val="000000"/>
        </w:rPr>
        <w:t>in arid grasslands and shrublands</w:t>
      </w:r>
      <w:r w:rsidR="001D6BBB">
        <w:rPr>
          <w:rFonts w:ascii="Times New Roman" w:eastAsia="Times New Roman" w:hAnsi="Times New Roman" w:cs="Times New Roman"/>
          <w:color w:val="000000"/>
        </w:rPr>
        <w:t xml:space="preserve"> the Colorado Plateau is shift</w:t>
      </w:r>
      <w:r>
        <w:rPr>
          <w:rFonts w:ascii="Times New Roman" w:eastAsia="Times New Roman" w:hAnsi="Times New Roman" w:cs="Times New Roman"/>
          <w:color w:val="000000"/>
        </w:rPr>
        <w:t>ing</w:t>
      </w:r>
      <w:r w:rsidR="001D6BBB">
        <w:rPr>
          <w:rFonts w:ascii="Times New Roman" w:eastAsia="Times New Roman" w:hAnsi="Times New Roman" w:cs="Times New Roman"/>
          <w:color w:val="000000"/>
        </w:rPr>
        <w:t xml:space="preserve"> towards shrub</w:t>
      </w:r>
      <w:r w:rsidR="00DB28EF">
        <w:rPr>
          <w:rFonts w:ascii="Times New Roman" w:eastAsia="Times New Roman" w:hAnsi="Times New Roman" w:cs="Times New Roman"/>
          <w:color w:val="000000"/>
        </w:rPr>
        <w:t xml:space="preserve"> dominance</w:t>
      </w:r>
      <w:r w:rsidR="001D6BBB">
        <w:rPr>
          <w:rFonts w:ascii="Times New Roman" w:eastAsia="Times New Roman" w:hAnsi="Times New Roman" w:cs="Times New Roman"/>
          <w:color w:val="000000"/>
        </w:rPr>
        <w:t xml:space="preserve"> </w:t>
      </w:r>
      <w:r w:rsidR="00496062">
        <w:rPr>
          <w:rFonts w:ascii="Times New Roman" w:eastAsia="Times New Roman" w:hAnsi="Times New Roman" w:cs="Times New Roman"/>
          <w:color w:val="000000"/>
        </w:rPr>
        <w:t>(</w:t>
      </w:r>
      <w:r w:rsidR="00A17B25">
        <w:rPr>
          <w:rFonts w:ascii="Times New Roman" w:eastAsia="Times New Roman" w:hAnsi="Times New Roman" w:cs="Times New Roman"/>
          <w:color w:val="000000"/>
        </w:rPr>
        <w:t xml:space="preserve">Munson et al. 2011; </w:t>
      </w:r>
      <w:commentRangeStart w:id="41"/>
      <w:commentRangeStart w:id="42"/>
      <w:r w:rsidR="00496062">
        <w:rPr>
          <w:rFonts w:ascii="Times New Roman" w:eastAsia="Times New Roman" w:hAnsi="Times New Roman" w:cs="Times New Roman"/>
          <w:color w:val="000000"/>
        </w:rPr>
        <w:t>Winkler</w:t>
      </w:r>
      <w:commentRangeEnd w:id="41"/>
      <w:r w:rsidR="00A17B25">
        <w:rPr>
          <w:rStyle w:val="CommentReference"/>
        </w:rPr>
        <w:commentReference w:id="41"/>
      </w:r>
      <w:commentRangeEnd w:id="42"/>
      <w:r w:rsidR="00BC54BD">
        <w:rPr>
          <w:rStyle w:val="CommentReference"/>
        </w:rPr>
        <w:commentReference w:id="42"/>
      </w:r>
      <w:r w:rsidR="00496062">
        <w:rPr>
          <w:rFonts w:ascii="Times New Roman" w:eastAsia="Times New Roman" w:hAnsi="Times New Roman" w:cs="Times New Roman"/>
          <w:color w:val="000000"/>
        </w:rPr>
        <w:t xml:space="preserve"> et al. 201</w:t>
      </w:r>
      <w:r w:rsidR="000A0555">
        <w:rPr>
          <w:rFonts w:ascii="Times New Roman" w:eastAsia="Times New Roman" w:hAnsi="Times New Roman" w:cs="Times New Roman"/>
          <w:color w:val="000000"/>
        </w:rPr>
        <w:t>9</w:t>
      </w:r>
      <w:r w:rsidR="00496062">
        <w:rPr>
          <w:rFonts w:ascii="Times New Roman" w:eastAsia="Times New Roman" w:hAnsi="Times New Roman" w:cs="Times New Roman"/>
          <w:color w:val="000000"/>
        </w:rPr>
        <w:t>)</w:t>
      </w:r>
      <w:r w:rsidR="0048391A">
        <w:rPr>
          <w:rFonts w:ascii="Times New Roman" w:eastAsia="Times New Roman" w:hAnsi="Times New Roman" w:cs="Times New Roman"/>
          <w:color w:val="000000"/>
        </w:rPr>
        <w:t xml:space="preserve"> in response to elevated temperatures and decreased precipitation, as shrubs</w:t>
      </w:r>
      <w:r w:rsidR="00496062">
        <w:rPr>
          <w:rFonts w:ascii="Times New Roman" w:eastAsia="Times New Roman" w:hAnsi="Times New Roman" w:cs="Times New Roman"/>
          <w:color w:val="000000"/>
        </w:rPr>
        <w:t xml:space="preserve"> </w:t>
      </w:r>
      <w:r w:rsidR="0048391A">
        <w:rPr>
          <w:rFonts w:ascii="Times New Roman" w:eastAsia="Times New Roman" w:hAnsi="Times New Roman" w:cs="Times New Roman"/>
          <w:color w:val="000000"/>
        </w:rPr>
        <w:t>exhibit</w:t>
      </w:r>
      <w:r w:rsidR="001D6BBB">
        <w:rPr>
          <w:rFonts w:ascii="Times New Roman" w:eastAsia="Times New Roman" w:hAnsi="Times New Roman" w:cs="Times New Roman"/>
          <w:color w:val="000000"/>
        </w:rPr>
        <w:t xml:space="preserve"> highly effective drought-resistance strategies (</w:t>
      </w:r>
      <w:r w:rsidR="00DB28EF">
        <w:rPr>
          <w:rFonts w:ascii="Times New Roman" w:eastAsia="Times New Roman" w:hAnsi="Times New Roman" w:cs="Times New Roman"/>
          <w:color w:val="000000"/>
        </w:rPr>
        <w:t>e.g., deep rooting systems</w:t>
      </w:r>
      <w:r w:rsidR="001D6BBB">
        <w:rPr>
          <w:rFonts w:ascii="Times New Roman" w:eastAsia="Times New Roman" w:hAnsi="Times New Roman" w:cs="Times New Roman"/>
          <w:color w:val="000000"/>
        </w:rPr>
        <w:t>)</w:t>
      </w:r>
      <w:r w:rsidR="0048391A">
        <w:rPr>
          <w:rFonts w:ascii="Times New Roman" w:eastAsia="Times New Roman" w:hAnsi="Times New Roman" w:cs="Times New Roman"/>
          <w:color w:val="000000"/>
        </w:rPr>
        <w:t xml:space="preserve">. In contrast, annual forbs in arid systems are highly sensitive to interannual variation in precipitation (Wilcox et al. 2020); </w:t>
      </w:r>
      <w:r>
        <w:rPr>
          <w:rFonts w:ascii="Times New Roman" w:eastAsia="Times New Roman" w:hAnsi="Times New Roman" w:cs="Times New Roman"/>
          <w:color w:val="000000"/>
        </w:rPr>
        <w:t>with annual forb abundance and diversity declining</w:t>
      </w:r>
      <w:r w:rsidR="0048391A">
        <w:rPr>
          <w:rFonts w:ascii="Times New Roman" w:eastAsia="Times New Roman" w:hAnsi="Times New Roman" w:cs="Times New Roman"/>
          <w:color w:val="000000"/>
        </w:rPr>
        <w:t xml:space="preserve"> dry years (Munson et al. 2011). This is because t</w:t>
      </w:r>
      <w:r w:rsidR="00FC5B9B">
        <w:rPr>
          <w:rFonts w:ascii="Times New Roman" w:eastAsia="Times New Roman" w:hAnsi="Times New Roman" w:cs="Times New Roman"/>
          <w:color w:val="000000"/>
        </w:rPr>
        <w:t>emperature</w:t>
      </w:r>
      <w:r w:rsidR="0048391A">
        <w:rPr>
          <w:rFonts w:ascii="Times New Roman" w:eastAsia="Times New Roman" w:hAnsi="Times New Roman" w:cs="Times New Roman"/>
          <w:color w:val="000000"/>
        </w:rPr>
        <w:t xml:space="preserve"> and precipitation</w:t>
      </w:r>
      <w:r w:rsidR="00FC5B9B">
        <w:rPr>
          <w:rFonts w:ascii="Times New Roman" w:eastAsia="Times New Roman" w:hAnsi="Times New Roman" w:cs="Times New Roman"/>
          <w:color w:val="000000"/>
        </w:rPr>
        <w:t xml:space="preserve"> </w:t>
      </w:r>
      <w:r w:rsidR="0048391A">
        <w:rPr>
          <w:rFonts w:ascii="Times New Roman" w:eastAsia="Times New Roman" w:hAnsi="Times New Roman" w:cs="Times New Roman"/>
          <w:color w:val="000000"/>
        </w:rPr>
        <w:t>effect</w:t>
      </w:r>
      <w:r w:rsidR="001D6BBB">
        <w:rPr>
          <w:rFonts w:ascii="Times New Roman" w:eastAsia="Times New Roman" w:hAnsi="Times New Roman" w:cs="Times New Roman"/>
          <w:color w:val="000000"/>
        </w:rPr>
        <w:t xml:space="preserve"> </w:t>
      </w:r>
      <w:r w:rsidR="00FC5B9B">
        <w:rPr>
          <w:rFonts w:ascii="Times New Roman" w:eastAsia="Times New Roman" w:hAnsi="Times New Roman" w:cs="Times New Roman"/>
          <w:color w:val="000000"/>
        </w:rPr>
        <w:t>fitness</w:t>
      </w:r>
      <w:r w:rsidR="0048391A">
        <w:rPr>
          <w:rFonts w:ascii="Times New Roman" w:eastAsia="Times New Roman" w:hAnsi="Times New Roman" w:cs="Times New Roman"/>
          <w:color w:val="000000"/>
        </w:rPr>
        <w:t xml:space="preserve"> in arid </w:t>
      </w:r>
      <w:r>
        <w:rPr>
          <w:rFonts w:ascii="Times New Roman" w:eastAsia="Times New Roman" w:hAnsi="Times New Roman" w:cs="Times New Roman"/>
          <w:color w:val="000000"/>
        </w:rPr>
        <w:t xml:space="preserve">-adapted </w:t>
      </w:r>
      <w:r w:rsidR="0048391A">
        <w:rPr>
          <w:rFonts w:ascii="Times New Roman" w:eastAsia="Times New Roman" w:hAnsi="Times New Roman" w:cs="Times New Roman"/>
          <w:color w:val="000000"/>
        </w:rPr>
        <w:t>annuals</w:t>
      </w:r>
      <w:r w:rsidR="00FC5B9B">
        <w:rPr>
          <w:rFonts w:ascii="Times New Roman" w:eastAsia="Times New Roman" w:hAnsi="Times New Roman" w:cs="Times New Roman"/>
          <w:color w:val="000000"/>
        </w:rPr>
        <w:t xml:space="preserve"> by </w:t>
      </w:r>
      <w:r w:rsidR="0048391A">
        <w:rPr>
          <w:rFonts w:ascii="Times New Roman" w:eastAsia="Times New Roman" w:hAnsi="Times New Roman" w:cs="Times New Roman"/>
          <w:color w:val="000000"/>
        </w:rPr>
        <w:t>enhancing</w:t>
      </w:r>
      <w:r w:rsidR="00FC5B9B">
        <w:rPr>
          <w:rFonts w:ascii="Times New Roman" w:eastAsia="Times New Roman" w:hAnsi="Times New Roman" w:cs="Times New Roman"/>
          <w:color w:val="000000"/>
        </w:rPr>
        <w:t xml:space="preserve"> trade-offs between water use and growth (</w:t>
      </w:r>
      <w:proofErr w:type="spellStart"/>
      <w:r w:rsidR="00FC5B9B">
        <w:rPr>
          <w:rFonts w:ascii="Times New Roman" w:eastAsia="Times New Roman" w:hAnsi="Times New Roman" w:cs="Times New Roman"/>
          <w:color w:val="000000"/>
        </w:rPr>
        <w:t>Gremer</w:t>
      </w:r>
      <w:proofErr w:type="spellEnd"/>
      <w:r w:rsidR="00FC5B9B">
        <w:rPr>
          <w:rFonts w:ascii="Times New Roman" w:eastAsia="Times New Roman" w:hAnsi="Times New Roman" w:cs="Times New Roman"/>
          <w:color w:val="000000"/>
        </w:rPr>
        <w:t xml:space="preserve"> et</w:t>
      </w:r>
      <w:r w:rsidR="002E2B27">
        <w:rPr>
          <w:rFonts w:ascii="Times New Roman" w:eastAsia="Times New Roman" w:hAnsi="Times New Roman" w:cs="Times New Roman"/>
          <w:color w:val="000000"/>
        </w:rPr>
        <w:t xml:space="preserve"> al. 2012)</w:t>
      </w:r>
      <w:r w:rsidR="004C35C9">
        <w:rPr>
          <w:rFonts w:ascii="Times New Roman" w:eastAsia="Times New Roman" w:hAnsi="Times New Roman" w:cs="Times New Roman"/>
          <w:color w:val="000000"/>
        </w:rPr>
        <w:t xml:space="preserve">. For example, Kimball et al. (2010) found that </w:t>
      </w:r>
      <w:r w:rsidR="00AD7E8A">
        <w:rPr>
          <w:rFonts w:ascii="Times New Roman" w:eastAsia="Times New Roman" w:hAnsi="Times New Roman" w:cs="Times New Roman"/>
          <w:color w:val="000000"/>
        </w:rPr>
        <w:t xml:space="preserve">desert </w:t>
      </w:r>
      <w:r w:rsidR="004C35C9">
        <w:rPr>
          <w:rFonts w:ascii="Times New Roman" w:eastAsia="Times New Roman" w:hAnsi="Times New Roman" w:cs="Times New Roman"/>
          <w:color w:val="000000"/>
        </w:rPr>
        <w:t>annuals with high water use efficiency</w:t>
      </w:r>
      <w:r w:rsidR="00AD7E8A">
        <w:rPr>
          <w:rFonts w:ascii="Times New Roman" w:eastAsia="Times New Roman" w:hAnsi="Times New Roman" w:cs="Times New Roman"/>
          <w:color w:val="000000"/>
        </w:rPr>
        <w:t xml:space="preserve"> (WUE)</w:t>
      </w:r>
      <w:r w:rsidR="004C35C9">
        <w:rPr>
          <w:rFonts w:ascii="Times New Roman" w:eastAsia="Times New Roman" w:hAnsi="Times New Roman" w:cs="Times New Roman"/>
          <w:color w:val="000000"/>
        </w:rPr>
        <w:t xml:space="preserve"> have increased in the Sonoran Desert</w:t>
      </w:r>
      <w:r w:rsidR="00DB28E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over the last few decades</w:t>
      </w:r>
      <w:r w:rsidR="00AD7E8A">
        <w:rPr>
          <w:rFonts w:ascii="Times New Roman" w:eastAsia="Times New Roman" w:hAnsi="Times New Roman" w:cs="Times New Roman"/>
          <w:color w:val="000000"/>
        </w:rPr>
        <w:t>, while those with lower WUE have decreased</w:t>
      </w:r>
      <w:r w:rsidR="004C35C9">
        <w:rPr>
          <w:rFonts w:ascii="Times New Roman" w:eastAsia="Times New Roman" w:hAnsi="Times New Roman" w:cs="Times New Roman"/>
          <w:color w:val="000000"/>
        </w:rPr>
        <w:t xml:space="preserve">. </w:t>
      </w:r>
    </w:p>
    <w:p w14:paraId="73EC1519" w14:textId="25FD7414" w:rsidR="00D04048" w:rsidRPr="005054AB" w:rsidRDefault="0048391A" w:rsidP="005054AB">
      <w:pPr>
        <w:spacing w:line="480" w:lineRule="auto"/>
        <w:ind w:firstLine="720"/>
        <w:jc w:val="both"/>
        <w:rPr>
          <w:rFonts w:ascii="Times New Roman" w:eastAsia="Times New Roman" w:hAnsi="Times New Roman" w:cs="Times New Roman"/>
          <w:color w:val="000000"/>
          <w:highlight w:val="yellow"/>
          <w:rPrChange w:id="43" w:author="Zoe Marie Klein" w:date="2023-02-01T07:56:00Z">
            <w:rPr>
              <w:rFonts w:ascii="Times New Roman" w:eastAsia="Times New Roman" w:hAnsi="Times New Roman" w:cs="Times New Roman"/>
            </w:rPr>
          </w:rPrChange>
        </w:rPr>
      </w:pPr>
      <w:r>
        <w:rPr>
          <w:rFonts w:ascii="Times New Roman" w:eastAsia="Times New Roman" w:hAnsi="Times New Roman" w:cs="Times New Roman"/>
          <w:color w:val="000000"/>
        </w:rPr>
        <w:t>Irrespective of</w:t>
      </w:r>
      <w:r w:rsidR="00275FB2">
        <w:rPr>
          <w:rFonts w:ascii="Times New Roman" w:eastAsia="Times New Roman" w:hAnsi="Times New Roman" w:cs="Times New Roman"/>
          <w:color w:val="000000"/>
        </w:rPr>
        <w:t xml:space="preserve"> directional </w:t>
      </w:r>
      <w:r>
        <w:rPr>
          <w:rFonts w:ascii="Times New Roman" w:eastAsia="Times New Roman" w:hAnsi="Times New Roman" w:cs="Times New Roman"/>
          <w:color w:val="000000"/>
        </w:rPr>
        <w:t>climate change, high interannual variability in precipitation is a hallmark of the arid southwest (</w:t>
      </w:r>
      <w:proofErr w:type="spellStart"/>
      <w:r>
        <w:rPr>
          <w:rFonts w:ascii="Times New Roman" w:eastAsia="Times New Roman" w:hAnsi="Times New Roman" w:cs="Times New Roman"/>
          <w:color w:val="000000"/>
        </w:rPr>
        <w:t>Tulley</w:t>
      </w:r>
      <w:proofErr w:type="spellEnd"/>
      <w:r>
        <w:rPr>
          <w:rFonts w:ascii="Times New Roman" w:eastAsia="Times New Roman" w:hAnsi="Times New Roman" w:cs="Times New Roman"/>
          <w:color w:val="000000"/>
        </w:rPr>
        <w:t xml:space="preserve">-Cordova et al. 2018; Georgescu et al. 2021).  However, in recent decades </w:t>
      </w:r>
      <w:r w:rsidR="00275FB2">
        <w:rPr>
          <w:rFonts w:ascii="Times New Roman" w:eastAsia="Times New Roman" w:hAnsi="Times New Roman" w:cs="Times New Roman"/>
          <w:color w:val="000000"/>
        </w:rPr>
        <w:t xml:space="preserve">this variation has </w:t>
      </w:r>
      <w:r w:rsidR="00670069">
        <w:rPr>
          <w:rFonts w:ascii="Times New Roman" w:eastAsia="Times New Roman" w:hAnsi="Times New Roman" w:cs="Times New Roman"/>
          <w:color w:val="000000"/>
        </w:rPr>
        <w:t>become</w:t>
      </w:r>
      <w:r w:rsidR="00275FB2">
        <w:rPr>
          <w:rFonts w:ascii="Times New Roman" w:eastAsia="Times New Roman" w:hAnsi="Times New Roman" w:cs="Times New Roman"/>
          <w:color w:val="000000"/>
        </w:rPr>
        <w:t xml:space="preserve"> more extreme</w:t>
      </w:r>
      <w:r>
        <w:rPr>
          <w:rFonts w:ascii="Times New Roman" w:eastAsia="Times New Roman" w:hAnsi="Times New Roman" w:cs="Times New Roman"/>
          <w:color w:val="000000"/>
        </w:rPr>
        <w:t xml:space="preserve"> </w:t>
      </w:r>
      <w:r w:rsidR="00AD7E8A">
        <w:rPr>
          <w:rFonts w:ascii="Times New Roman" w:eastAsia="Times New Roman" w:hAnsi="Times New Roman" w:cs="Times New Roman"/>
          <w:color w:val="000000"/>
        </w:rPr>
        <w:t>(</w:t>
      </w:r>
      <w:r w:rsidR="00FD2D60">
        <w:rPr>
          <w:rFonts w:ascii="Times New Roman" w:eastAsia="Times New Roman" w:hAnsi="Times New Roman" w:cs="Times New Roman"/>
          <w:color w:val="000000"/>
        </w:rPr>
        <w:t>Zhang et al. 202</w:t>
      </w:r>
      <w:r w:rsidR="00275FB2">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w:t>
      </w:r>
      <w:r w:rsidR="00CD1B54">
        <w:rPr>
          <w:rFonts w:ascii="Times New Roman" w:eastAsia="Times New Roman" w:hAnsi="Times New Roman" w:cs="Times New Roman"/>
          <w:color w:val="000000"/>
        </w:rPr>
        <w:t>and restoration efforts that rely on</w:t>
      </w:r>
      <w:r w:rsidR="00CD1B54" w:rsidRPr="001476D1">
        <w:rPr>
          <w:rFonts w:ascii="Times New Roman" w:eastAsia="Times New Roman" w:hAnsi="Times New Roman" w:cs="Times New Roman"/>
        </w:rPr>
        <w:t xml:space="preserve"> </w:t>
      </w:r>
      <w:r w:rsidR="00CD1B54" w:rsidRPr="00803229">
        <w:rPr>
          <w:rFonts w:ascii="Times New Roman" w:eastAsia="Times New Roman" w:hAnsi="Times New Roman" w:cs="Times New Roman"/>
        </w:rPr>
        <w:t>establish</w:t>
      </w:r>
      <w:r w:rsidR="00CD1B54">
        <w:rPr>
          <w:rFonts w:ascii="Times New Roman" w:eastAsia="Times New Roman" w:hAnsi="Times New Roman" w:cs="Times New Roman"/>
        </w:rPr>
        <w:t xml:space="preserve">ment of </w:t>
      </w:r>
      <w:r w:rsidR="00CD1B54" w:rsidRPr="00803229">
        <w:rPr>
          <w:rFonts w:ascii="Times New Roman" w:eastAsia="Times New Roman" w:hAnsi="Times New Roman" w:cs="Times New Roman"/>
        </w:rPr>
        <w:t>native plants</w:t>
      </w:r>
      <w:r w:rsidR="00CD1B54">
        <w:rPr>
          <w:rFonts w:ascii="Times New Roman" w:eastAsia="Times New Roman" w:hAnsi="Times New Roman" w:cs="Times New Roman"/>
        </w:rPr>
        <w:t xml:space="preserve"> from seed</w:t>
      </w:r>
      <w:r w:rsidR="00CD1B54" w:rsidRPr="00803229">
        <w:rPr>
          <w:rFonts w:ascii="Times New Roman" w:eastAsia="Times New Roman" w:hAnsi="Times New Roman" w:cs="Times New Roman"/>
        </w:rPr>
        <w:t xml:space="preserve"> </w:t>
      </w:r>
      <w:r>
        <w:rPr>
          <w:rFonts w:ascii="Times New Roman" w:eastAsia="Times New Roman" w:hAnsi="Times New Roman" w:cs="Times New Roman"/>
        </w:rPr>
        <w:t xml:space="preserve">have </w:t>
      </w:r>
      <w:r w:rsidR="00CD1B54" w:rsidRPr="00803229">
        <w:rPr>
          <w:rFonts w:ascii="Times New Roman" w:eastAsia="Times New Roman" w:hAnsi="Times New Roman" w:cs="Times New Roman"/>
        </w:rPr>
        <w:t>often fail</w:t>
      </w:r>
      <w:r>
        <w:rPr>
          <w:rFonts w:ascii="Times New Roman" w:eastAsia="Times New Roman" w:hAnsi="Times New Roman" w:cs="Times New Roman"/>
        </w:rPr>
        <w:t>ed</w:t>
      </w:r>
      <w:r w:rsidR="00CD1B54">
        <w:rPr>
          <w:rFonts w:ascii="Times New Roman" w:eastAsia="Times New Roman" w:hAnsi="Times New Roman" w:cs="Times New Roman"/>
        </w:rPr>
        <w:t xml:space="preserve"> following extreme weather events or periods of unexpected aridity (Shackelford et al. 2021).</w:t>
      </w:r>
      <w:r w:rsidR="00CD1B54" w:rsidRPr="00803229">
        <w:rPr>
          <w:rFonts w:ascii="Times New Roman" w:eastAsia="Times New Roman" w:hAnsi="Times New Roman" w:cs="Times New Roman"/>
        </w:rPr>
        <w:t xml:space="preserve"> </w:t>
      </w:r>
      <w:r w:rsidR="00CD1B54" w:rsidRPr="00AB6FB5">
        <w:rPr>
          <w:rFonts w:ascii="Times New Roman" w:eastAsia="Times New Roman" w:hAnsi="Times New Roman" w:cs="Times New Roman"/>
        </w:rPr>
        <w:t xml:space="preserve">Because precipitation </w:t>
      </w:r>
      <w:r>
        <w:rPr>
          <w:rFonts w:ascii="Times New Roman" w:eastAsia="Times New Roman" w:hAnsi="Times New Roman" w:cs="Times New Roman"/>
        </w:rPr>
        <w:t>regimes</w:t>
      </w:r>
      <w:r w:rsidRPr="00AB6FB5">
        <w:rPr>
          <w:rFonts w:ascii="Times New Roman" w:eastAsia="Times New Roman" w:hAnsi="Times New Roman" w:cs="Times New Roman"/>
        </w:rPr>
        <w:t xml:space="preserve"> </w:t>
      </w:r>
      <w:r w:rsidR="00CD1B54" w:rsidRPr="00AB6FB5">
        <w:rPr>
          <w:rFonts w:ascii="Times New Roman" w:eastAsia="Times New Roman" w:hAnsi="Times New Roman" w:cs="Times New Roman"/>
        </w:rPr>
        <w:t>can affect germination</w:t>
      </w:r>
      <w:r w:rsidR="00181E46">
        <w:rPr>
          <w:rFonts w:ascii="Times New Roman" w:eastAsia="Times New Roman" w:hAnsi="Times New Roman" w:cs="Times New Roman"/>
        </w:rPr>
        <w:t xml:space="preserve">, growth (March-Salas et al. </w:t>
      </w:r>
      <w:r w:rsidR="00352A11">
        <w:rPr>
          <w:rFonts w:ascii="Times New Roman" w:eastAsia="Times New Roman" w:hAnsi="Times New Roman" w:cs="Times New Roman"/>
        </w:rPr>
        <w:t xml:space="preserve">2019 and </w:t>
      </w:r>
      <w:r w:rsidR="00181E46">
        <w:rPr>
          <w:rFonts w:ascii="Times New Roman" w:eastAsia="Times New Roman" w:hAnsi="Times New Roman" w:cs="Times New Roman"/>
        </w:rPr>
        <w:t>202</w:t>
      </w:r>
      <w:r w:rsidR="00352A11">
        <w:rPr>
          <w:rFonts w:ascii="Times New Roman" w:eastAsia="Times New Roman" w:hAnsi="Times New Roman" w:cs="Times New Roman"/>
        </w:rPr>
        <w:t>1</w:t>
      </w:r>
      <w:r w:rsidR="00181E46">
        <w:rPr>
          <w:rFonts w:ascii="Times New Roman" w:eastAsia="Times New Roman" w:hAnsi="Times New Roman" w:cs="Times New Roman"/>
        </w:rPr>
        <w:t>) and reproduction (Kimball et al. 2011)</w:t>
      </w:r>
      <w:r w:rsidR="00CD1B54">
        <w:rPr>
          <w:rFonts w:ascii="Times New Roman" w:eastAsia="Times New Roman" w:hAnsi="Times New Roman" w:cs="Times New Roman"/>
        </w:rPr>
        <w:t xml:space="preserve">, selecting plant materials based on </w:t>
      </w:r>
      <w:r w:rsidR="00CD1B54" w:rsidRPr="00803229">
        <w:rPr>
          <w:rFonts w:ascii="Times New Roman" w:eastAsia="Times New Roman" w:hAnsi="Times New Roman" w:cs="Times New Roman"/>
        </w:rPr>
        <w:t xml:space="preserve">maternal </w:t>
      </w:r>
      <w:r w:rsidR="00CD1B54">
        <w:rPr>
          <w:rFonts w:ascii="Times New Roman" w:eastAsia="Times New Roman" w:hAnsi="Times New Roman" w:cs="Times New Roman"/>
        </w:rPr>
        <w:t>precipitation regime</w:t>
      </w:r>
      <w:r w:rsidR="00CD1B54" w:rsidRPr="00803229">
        <w:rPr>
          <w:rFonts w:ascii="Times New Roman" w:eastAsia="Times New Roman" w:hAnsi="Times New Roman" w:cs="Times New Roman"/>
        </w:rPr>
        <w:t xml:space="preserve"> </w:t>
      </w:r>
      <w:r w:rsidR="00CD1B54">
        <w:rPr>
          <w:rFonts w:ascii="Times New Roman" w:eastAsia="Times New Roman" w:hAnsi="Times New Roman" w:cs="Times New Roman"/>
        </w:rPr>
        <w:t>may</w:t>
      </w:r>
      <w:r w:rsidR="00CD1B54" w:rsidRPr="00803229">
        <w:rPr>
          <w:rFonts w:ascii="Times New Roman" w:eastAsia="Times New Roman" w:hAnsi="Times New Roman" w:cs="Times New Roman"/>
        </w:rPr>
        <w:t xml:space="preserve"> improve chances of </w:t>
      </w:r>
      <w:r w:rsidR="00CD1B54">
        <w:rPr>
          <w:rFonts w:ascii="Times New Roman" w:eastAsia="Times New Roman" w:hAnsi="Times New Roman" w:cs="Times New Roman"/>
        </w:rPr>
        <w:t xml:space="preserve">successful </w:t>
      </w:r>
      <w:r w:rsidR="00E53262">
        <w:rPr>
          <w:rFonts w:ascii="Times New Roman" w:eastAsia="Times New Roman" w:hAnsi="Times New Roman" w:cs="Times New Roman"/>
        </w:rPr>
        <w:t xml:space="preserve">establishment </w:t>
      </w:r>
      <w:r w:rsidR="00275FB2">
        <w:rPr>
          <w:rFonts w:ascii="Times New Roman" w:eastAsia="Times New Roman" w:hAnsi="Times New Roman" w:cs="Times New Roman"/>
        </w:rPr>
        <w:t xml:space="preserve">and growth </w:t>
      </w:r>
      <w:r w:rsidR="00CD1B54">
        <w:rPr>
          <w:rFonts w:ascii="Times New Roman" w:eastAsia="Times New Roman" w:hAnsi="Times New Roman" w:cs="Times New Roman"/>
        </w:rPr>
        <w:t xml:space="preserve">when </w:t>
      </w:r>
      <w:r w:rsidR="00CD1B54" w:rsidRPr="00803229">
        <w:rPr>
          <w:rFonts w:ascii="Times New Roman" w:eastAsia="Times New Roman" w:hAnsi="Times New Roman" w:cs="Times New Roman"/>
        </w:rPr>
        <w:t xml:space="preserve">restoring </w:t>
      </w:r>
      <w:r w:rsidR="00AD7E8A">
        <w:rPr>
          <w:rFonts w:ascii="Times New Roman" w:eastAsia="Times New Roman" w:hAnsi="Times New Roman" w:cs="Times New Roman"/>
        </w:rPr>
        <w:t>in an unpredictable and fluctuati</w:t>
      </w:r>
      <w:r>
        <w:rPr>
          <w:rFonts w:ascii="Times New Roman" w:eastAsia="Times New Roman" w:hAnsi="Times New Roman" w:cs="Times New Roman"/>
        </w:rPr>
        <w:t>ng</w:t>
      </w:r>
      <w:r w:rsidR="00AD7E8A">
        <w:rPr>
          <w:rFonts w:ascii="Times New Roman" w:eastAsia="Times New Roman" w:hAnsi="Times New Roman" w:cs="Times New Roman"/>
        </w:rPr>
        <w:t xml:space="preserve"> environment</w:t>
      </w:r>
      <w:r w:rsidR="00CD1B54" w:rsidRPr="00803229">
        <w:rPr>
          <w:rFonts w:ascii="Times New Roman" w:eastAsia="Times New Roman" w:hAnsi="Times New Roman" w:cs="Times New Roman"/>
        </w:rPr>
        <w:t xml:space="preserve">. </w:t>
      </w:r>
      <w:r>
        <w:rPr>
          <w:rFonts w:ascii="Times New Roman" w:eastAsia="Times New Roman" w:hAnsi="Times New Roman" w:cs="Times New Roman"/>
        </w:rPr>
        <w:t>For example, p</w:t>
      </w:r>
      <w:r w:rsidR="00CD1B54" w:rsidRPr="00803229">
        <w:rPr>
          <w:rFonts w:ascii="Times New Roman" w:eastAsia="Times New Roman" w:hAnsi="Times New Roman" w:cs="Times New Roman"/>
        </w:rPr>
        <w:t xml:space="preserve">opulations from more variable environments (e.g., less predictable precipitation patterns and amounts, greater fluctuation in temperature) have been shown to display </w:t>
      </w:r>
      <w:r w:rsidR="00CD1B54" w:rsidRPr="00803229">
        <w:rPr>
          <w:rFonts w:ascii="Times New Roman" w:eastAsia="Times New Roman" w:hAnsi="Times New Roman" w:cs="Times New Roman"/>
        </w:rPr>
        <w:lastRenderedPageBreak/>
        <w:t xml:space="preserve">higher rates of plasticity and diversified bet-hedging </w:t>
      </w:r>
      <w:r w:rsidR="00CD1B54" w:rsidRPr="005054AB">
        <w:rPr>
          <w:rFonts w:ascii="Times New Roman" w:eastAsia="Times New Roman" w:hAnsi="Times New Roman" w:cs="Times New Roman"/>
        </w:rPr>
        <w:t>(</w:t>
      </w:r>
      <w:r w:rsidRPr="005054AB">
        <w:fldChar w:fldCharType="begin"/>
      </w:r>
      <w:r w:rsidRPr="005054AB">
        <w:instrText xml:space="preserve"> HYPERLINK "https://doi.org/10.1111/ele.13373" \h </w:instrText>
      </w:r>
      <w:r w:rsidRPr="005054AB">
        <w:fldChar w:fldCharType="separate"/>
      </w:r>
      <w:r w:rsidR="00CD1B54" w:rsidRPr="005054AB">
        <w:rPr>
          <w:rFonts w:ascii="Times New Roman" w:eastAsia="Times New Roman" w:hAnsi="Times New Roman" w:cs="Times New Roman"/>
          <w:rPrChange w:id="44" w:author="Zoe Marie Klein" w:date="2023-02-01T07:54:00Z">
            <w:rPr>
              <w:rFonts w:ascii="Times New Roman" w:eastAsia="Times New Roman" w:hAnsi="Times New Roman" w:cs="Times New Roman"/>
              <w:u w:val="single"/>
            </w:rPr>
          </w:rPrChange>
        </w:rPr>
        <w:t>Yin et al. 2019</w:t>
      </w:r>
      <w:r w:rsidRPr="005054AB">
        <w:rPr>
          <w:rFonts w:ascii="Times New Roman" w:eastAsia="Times New Roman" w:hAnsi="Times New Roman" w:cs="Times New Roman"/>
          <w:rPrChange w:id="45" w:author="Zoe Marie Klein" w:date="2023-02-01T07:54:00Z">
            <w:rPr>
              <w:rFonts w:ascii="Times New Roman" w:eastAsia="Times New Roman" w:hAnsi="Times New Roman" w:cs="Times New Roman"/>
              <w:u w:val="single"/>
            </w:rPr>
          </w:rPrChange>
        </w:rPr>
        <w:fldChar w:fldCharType="end"/>
      </w:r>
      <w:r w:rsidR="00CD1B54" w:rsidRPr="005054AB">
        <w:rPr>
          <w:rFonts w:ascii="Times New Roman" w:eastAsia="Times New Roman" w:hAnsi="Times New Roman" w:cs="Times New Roman"/>
        </w:rPr>
        <w:t>) that</w:t>
      </w:r>
      <w:r w:rsidR="00CD1B54" w:rsidRPr="00803229">
        <w:rPr>
          <w:rFonts w:ascii="Times New Roman" w:eastAsia="Times New Roman" w:hAnsi="Times New Roman" w:cs="Times New Roman"/>
        </w:rPr>
        <w:t xml:space="preserve"> may make them more resilient to unpredictable future conditions</w:t>
      </w:r>
      <w:r w:rsidR="00CD1B54">
        <w:rPr>
          <w:rFonts w:ascii="Times New Roman" w:eastAsia="Times New Roman" w:hAnsi="Times New Roman" w:cs="Times New Roman"/>
        </w:rPr>
        <w:t>.</w:t>
      </w:r>
      <w:r w:rsidR="00332B8C" w:rsidRPr="00332B8C">
        <w:rPr>
          <w:rFonts w:ascii="Times New Roman" w:eastAsia="Times New Roman" w:hAnsi="Times New Roman" w:cs="Times New Roman"/>
        </w:rPr>
        <w:t xml:space="preserve"> </w:t>
      </w:r>
      <w:r w:rsidR="00207E32">
        <w:rPr>
          <w:rFonts w:ascii="Times New Roman" w:eastAsia="Times New Roman" w:hAnsi="Times New Roman" w:cs="Times New Roman"/>
        </w:rPr>
        <w:t xml:space="preserve">High </w:t>
      </w:r>
      <w:r w:rsidR="00207E32">
        <w:rPr>
          <w:rFonts w:ascii="Times New Roman" w:eastAsia="Times New Roman" w:hAnsi="Times New Roman" w:cs="Times New Roman"/>
          <w:color w:val="000000"/>
        </w:rPr>
        <w:t>p</w:t>
      </w:r>
      <w:r w:rsidR="00CD1B54" w:rsidRPr="00803229">
        <w:rPr>
          <w:rFonts w:ascii="Times New Roman" w:eastAsia="Times New Roman" w:hAnsi="Times New Roman" w:cs="Times New Roman"/>
          <w:color w:val="000000"/>
        </w:rPr>
        <w:t xml:space="preserve">henotypic </w:t>
      </w:r>
      <w:r w:rsidR="00CD1B54" w:rsidRPr="00803229">
        <w:rPr>
          <w:rFonts w:ascii="Times New Roman" w:eastAsia="Times New Roman" w:hAnsi="Times New Roman" w:cs="Times New Roman"/>
        </w:rPr>
        <w:t>pl</w:t>
      </w:r>
      <w:r w:rsidR="00CD1B54" w:rsidRPr="00803229">
        <w:rPr>
          <w:rFonts w:ascii="Times New Roman" w:eastAsia="Times New Roman" w:hAnsi="Times New Roman" w:cs="Times New Roman"/>
          <w:color w:val="000000"/>
        </w:rPr>
        <w:t>asticity</w:t>
      </w:r>
      <w:r w:rsidR="00275FB2">
        <w:rPr>
          <w:rFonts w:ascii="Times New Roman" w:eastAsia="Times New Roman" w:hAnsi="Times New Roman" w:cs="Times New Roman"/>
          <w:color w:val="000000"/>
        </w:rPr>
        <w:t xml:space="preserve"> </w:t>
      </w:r>
      <w:r w:rsidR="008E1240" w:rsidRPr="00803229">
        <w:rPr>
          <w:rFonts w:ascii="Times New Roman" w:eastAsia="Times New Roman" w:hAnsi="Times New Roman" w:cs="Times New Roman"/>
          <w:color w:val="000000"/>
        </w:rPr>
        <w:t>is</w:t>
      </w:r>
      <w:r w:rsidR="00CD1B54" w:rsidRPr="00803229">
        <w:rPr>
          <w:rFonts w:ascii="Times New Roman" w:eastAsia="Times New Roman" w:hAnsi="Times New Roman" w:cs="Times New Roman"/>
          <w:color w:val="000000"/>
        </w:rPr>
        <w:t xml:space="preserve"> a driver of intraspecific variation that may help plants rapidly adapt to climate change (Nicotra et al. </w:t>
      </w:r>
      <w:r w:rsidR="00CD1B54" w:rsidRPr="002F4D41">
        <w:rPr>
          <w:rFonts w:ascii="Times New Roman" w:eastAsia="Times New Roman" w:hAnsi="Times New Roman" w:cs="Times New Roman"/>
          <w:color w:val="000000"/>
        </w:rPr>
        <w:t>2010</w:t>
      </w:r>
      <w:r w:rsidR="00275FB2">
        <w:rPr>
          <w:rFonts w:ascii="Times New Roman" w:eastAsia="Times New Roman" w:hAnsi="Times New Roman" w:cs="Times New Roman"/>
          <w:color w:val="000000"/>
        </w:rPr>
        <w:t>,</w:t>
      </w:r>
      <w:r w:rsidR="00CD1B54" w:rsidRPr="002F4D41">
        <w:rPr>
          <w:rFonts w:ascii="Times New Roman" w:eastAsia="Times New Roman" w:hAnsi="Times New Roman" w:cs="Times New Roman"/>
          <w:color w:val="000000"/>
        </w:rPr>
        <w:t>)</w:t>
      </w:r>
      <w:r w:rsidR="00275FB2">
        <w:rPr>
          <w:rFonts w:ascii="Times New Roman" w:eastAsia="Times New Roman" w:hAnsi="Times New Roman" w:cs="Times New Roman"/>
          <w:color w:val="000000"/>
        </w:rPr>
        <w:t xml:space="preserve"> but</w:t>
      </w:r>
      <w:r>
        <w:rPr>
          <w:rFonts w:ascii="Times New Roman" w:eastAsia="Times New Roman" w:hAnsi="Times New Roman" w:cs="Times New Roman"/>
          <w:color w:val="000000"/>
        </w:rPr>
        <w:t xml:space="preserve"> environmental variability or stress </w:t>
      </w:r>
      <w:r w:rsidR="0039614B">
        <w:rPr>
          <w:rFonts w:ascii="Times New Roman" w:eastAsia="Times New Roman" w:hAnsi="Times New Roman" w:cs="Times New Roman"/>
          <w:color w:val="000000"/>
        </w:rPr>
        <w:t>can</w:t>
      </w:r>
      <w:r>
        <w:rPr>
          <w:rFonts w:ascii="Times New Roman" w:eastAsia="Times New Roman" w:hAnsi="Times New Roman" w:cs="Times New Roman"/>
          <w:color w:val="000000"/>
        </w:rPr>
        <w:t xml:space="preserve"> alter the expression of phenotypic plasticity (</w:t>
      </w:r>
      <w:r w:rsidRPr="00683D13">
        <w:rPr>
          <w:rFonts w:ascii="Times New Roman" w:eastAsia="Times New Roman" w:hAnsi="Times New Roman" w:cs="Times New Roman"/>
          <w:color w:val="000000"/>
        </w:rPr>
        <w:t>Wright, Ames, and Mitchell 2016).</w:t>
      </w:r>
      <w:r w:rsidR="007735DF">
        <w:rPr>
          <w:rFonts w:ascii="Times New Roman" w:eastAsia="Times New Roman" w:hAnsi="Times New Roman" w:cs="Times New Roman"/>
          <w:color w:val="000000"/>
        </w:rPr>
        <w:t xml:space="preserve"> For example, </w:t>
      </w:r>
      <w:r>
        <w:rPr>
          <w:rFonts w:ascii="Times New Roman" w:eastAsia="Times New Roman" w:hAnsi="Times New Roman" w:cs="Times New Roman"/>
          <w:color w:val="000000"/>
        </w:rPr>
        <w:t>plasticity in plant height</w:t>
      </w:r>
      <w:r w:rsidR="00DF277F">
        <w:rPr>
          <w:rFonts w:ascii="Times New Roman" w:eastAsia="Times New Roman" w:hAnsi="Times New Roman" w:cs="Times New Roman"/>
          <w:color w:val="000000"/>
        </w:rPr>
        <w:t xml:space="preserve"> was minimized in </w:t>
      </w:r>
      <w:r w:rsidR="00DF277F">
        <w:rPr>
          <w:rFonts w:ascii="Times New Roman" w:eastAsia="Times New Roman" w:hAnsi="Times New Roman" w:cs="Times New Roman"/>
          <w:i/>
          <w:iCs/>
          <w:color w:val="000000"/>
        </w:rPr>
        <w:t>Prosopis</w:t>
      </w:r>
      <w:r w:rsidR="00DF277F" w:rsidRPr="00A70F22">
        <w:rPr>
          <w:rFonts w:ascii="Times New Roman" w:eastAsia="Times New Roman" w:hAnsi="Times New Roman" w:cs="Times New Roman"/>
          <w:i/>
          <w:iCs/>
          <w:color w:val="000000"/>
        </w:rPr>
        <w:t xml:space="preserve"> pallida</w:t>
      </w:r>
      <w:r w:rsidR="00DF277F">
        <w:rPr>
          <w:rFonts w:ascii="Times New Roman" w:eastAsia="Times New Roman" w:hAnsi="Times New Roman" w:cs="Times New Roman"/>
          <w:i/>
          <w:iCs/>
          <w:color w:val="000000"/>
        </w:rPr>
        <w:t xml:space="preserve"> </w:t>
      </w:r>
      <w:r w:rsidR="00DF277F" w:rsidRPr="00A70F22">
        <w:rPr>
          <w:rFonts w:ascii="Times New Roman" w:eastAsia="Times New Roman" w:hAnsi="Times New Roman" w:cs="Times New Roman"/>
          <w:color w:val="000000"/>
        </w:rPr>
        <w:t>populations</w:t>
      </w:r>
      <w:r w:rsidR="00DF277F">
        <w:rPr>
          <w:rFonts w:ascii="Times New Roman" w:eastAsia="Times New Roman" w:hAnsi="Times New Roman" w:cs="Times New Roman"/>
          <w:color w:val="000000"/>
        </w:rPr>
        <w:t xml:space="preserve"> sourced from harsh climatic conditions (Salazar et al. 2019</w:t>
      </w:r>
      <w:r w:rsidR="00004776">
        <w:rPr>
          <w:rFonts w:ascii="Times New Roman" w:eastAsia="Times New Roman" w:hAnsi="Times New Roman" w:cs="Times New Roman"/>
          <w:color w:val="000000"/>
        </w:rPr>
        <w:t>)</w:t>
      </w:r>
      <w:r w:rsidR="009F37AB">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plasticity in SLA </w:t>
      </w:r>
      <w:r w:rsidR="00004776">
        <w:rPr>
          <w:rFonts w:ascii="Times New Roman" w:eastAsia="Times New Roman" w:hAnsi="Times New Roman" w:cs="Times New Roman"/>
          <w:color w:val="000000"/>
        </w:rPr>
        <w:t xml:space="preserve">was higher </w:t>
      </w:r>
      <w:r>
        <w:rPr>
          <w:rFonts w:ascii="Times New Roman" w:eastAsia="Times New Roman" w:hAnsi="Times New Roman" w:cs="Times New Roman"/>
          <w:color w:val="000000"/>
        </w:rPr>
        <w:t>on less stressful</w:t>
      </w:r>
      <w:r w:rsidR="00004776">
        <w:rPr>
          <w:rFonts w:ascii="Times New Roman" w:eastAsia="Times New Roman" w:hAnsi="Times New Roman" w:cs="Times New Roman"/>
          <w:color w:val="000000"/>
        </w:rPr>
        <w:t xml:space="preserve"> north-facing slopes than in </w:t>
      </w:r>
      <w:r>
        <w:rPr>
          <w:rFonts w:ascii="Times New Roman" w:eastAsia="Times New Roman" w:hAnsi="Times New Roman" w:cs="Times New Roman"/>
          <w:color w:val="000000"/>
        </w:rPr>
        <w:t xml:space="preserve">more-stressful </w:t>
      </w:r>
      <w:r w:rsidR="00004776">
        <w:rPr>
          <w:rFonts w:ascii="Times New Roman" w:eastAsia="Times New Roman" w:hAnsi="Times New Roman" w:cs="Times New Roman"/>
          <w:color w:val="000000"/>
        </w:rPr>
        <w:t>south-facing slopes</w:t>
      </w:r>
      <w:r w:rsidR="0039614B">
        <w:rPr>
          <w:rFonts w:ascii="Times New Roman" w:eastAsia="Times New Roman" w:hAnsi="Times New Roman" w:cs="Times New Roman"/>
          <w:color w:val="000000"/>
        </w:rPr>
        <w:t xml:space="preserve"> in </w:t>
      </w:r>
      <w:proofErr w:type="spellStart"/>
      <w:r w:rsidR="0039614B">
        <w:rPr>
          <w:rFonts w:ascii="Times New Roman" w:eastAsia="Times New Roman" w:hAnsi="Times New Roman" w:cs="Times New Roman"/>
          <w:i/>
          <w:iCs/>
          <w:color w:val="000000"/>
        </w:rPr>
        <w:t>Fragraria</w:t>
      </w:r>
      <w:proofErr w:type="spellEnd"/>
      <w:r w:rsidR="0039614B">
        <w:rPr>
          <w:rFonts w:ascii="Times New Roman" w:eastAsia="Times New Roman" w:hAnsi="Times New Roman" w:cs="Times New Roman"/>
          <w:i/>
          <w:iCs/>
          <w:color w:val="000000"/>
        </w:rPr>
        <w:t xml:space="preserve"> </w:t>
      </w:r>
      <w:proofErr w:type="spellStart"/>
      <w:r w:rsidR="0039614B">
        <w:rPr>
          <w:rFonts w:ascii="Times New Roman" w:eastAsia="Times New Roman" w:hAnsi="Times New Roman" w:cs="Times New Roman"/>
          <w:i/>
          <w:iCs/>
          <w:color w:val="000000"/>
        </w:rPr>
        <w:t>vesca</w:t>
      </w:r>
      <w:proofErr w:type="spellEnd"/>
      <w:r w:rsidR="00004776">
        <w:rPr>
          <w:rFonts w:ascii="Times New Roman" w:eastAsia="Times New Roman" w:hAnsi="Times New Roman" w:cs="Times New Roman"/>
          <w:color w:val="000000"/>
        </w:rPr>
        <w:t xml:space="preserve"> (De-</w:t>
      </w:r>
      <w:proofErr w:type="spellStart"/>
      <w:r w:rsidR="00004776">
        <w:rPr>
          <w:rFonts w:ascii="Times New Roman" w:eastAsia="Times New Roman" w:hAnsi="Times New Roman" w:cs="Times New Roman"/>
          <w:color w:val="000000"/>
        </w:rPr>
        <w:t>Kort</w:t>
      </w:r>
      <w:proofErr w:type="spellEnd"/>
      <w:r w:rsidR="00004776">
        <w:rPr>
          <w:rFonts w:ascii="Times New Roman" w:eastAsia="Times New Roman" w:hAnsi="Times New Roman" w:cs="Times New Roman"/>
          <w:color w:val="000000"/>
        </w:rPr>
        <w:t xml:space="preserve"> et al. 2021)</w:t>
      </w:r>
      <w:r w:rsidR="00D1312B">
        <w:rPr>
          <w:rFonts w:ascii="Times New Roman" w:eastAsia="Times New Roman" w:hAnsi="Times New Roman" w:cs="Times New Roman"/>
          <w:color w:val="000000"/>
        </w:rPr>
        <w:t>.</w:t>
      </w:r>
      <w:r w:rsidR="00004776">
        <w:rPr>
          <w:rFonts w:ascii="Times New Roman" w:eastAsia="Times New Roman" w:hAnsi="Times New Roman" w:cs="Times New Roman"/>
          <w:color w:val="000000"/>
        </w:rPr>
        <w:t xml:space="preserve"> </w:t>
      </w:r>
      <w:r w:rsidR="00364198">
        <w:rPr>
          <w:rFonts w:ascii="Times New Roman" w:eastAsia="Times New Roman" w:hAnsi="Times New Roman" w:cs="Times New Roman"/>
          <w:color w:val="000000"/>
        </w:rPr>
        <w:t>Although plasticity can help plant</w:t>
      </w:r>
      <w:r w:rsidR="005D6914">
        <w:rPr>
          <w:rFonts w:ascii="Times New Roman" w:eastAsia="Times New Roman" w:hAnsi="Times New Roman" w:cs="Times New Roman"/>
          <w:color w:val="000000"/>
        </w:rPr>
        <w:t>s</w:t>
      </w:r>
      <w:r w:rsidR="00364198">
        <w:rPr>
          <w:rFonts w:ascii="Times New Roman" w:eastAsia="Times New Roman" w:hAnsi="Times New Roman" w:cs="Times New Roman"/>
          <w:color w:val="000000"/>
        </w:rPr>
        <w:t xml:space="preserve"> cope with environmental stress,</w:t>
      </w:r>
      <w:r w:rsidR="00364198" w:rsidRPr="00803229">
        <w:rPr>
          <w:rFonts w:ascii="Times New Roman" w:eastAsia="Times New Roman" w:hAnsi="Times New Roman" w:cs="Times New Roman"/>
          <w:color w:val="000000"/>
        </w:rPr>
        <w:t xml:space="preserve"> </w:t>
      </w:r>
      <w:r w:rsidR="00364198">
        <w:rPr>
          <w:rFonts w:ascii="Times New Roman" w:eastAsia="Times New Roman" w:hAnsi="Times New Roman" w:cs="Times New Roman"/>
          <w:color w:val="000000"/>
        </w:rPr>
        <w:t>it</w:t>
      </w:r>
      <w:r w:rsidR="00364198" w:rsidRPr="00803229">
        <w:rPr>
          <w:rFonts w:ascii="Times New Roman" w:eastAsia="Times New Roman" w:hAnsi="Times New Roman" w:cs="Times New Roman"/>
          <w:color w:val="000000"/>
        </w:rPr>
        <w:t xml:space="preserve"> can also </w:t>
      </w:r>
      <w:r w:rsidR="00364198">
        <w:rPr>
          <w:rFonts w:ascii="Times New Roman" w:eastAsia="Times New Roman" w:hAnsi="Times New Roman" w:cs="Times New Roman"/>
          <w:color w:val="000000"/>
        </w:rPr>
        <w:t>lead to</w:t>
      </w:r>
      <w:r w:rsidR="00364198" w:rsidRPr="00803229">
        <w:rPr>
          <w:rFonts w:ascii="Times New Roman" w:eastAsia="Times New Roman" w:hAnsi="Times New Roman" w:cs="Times New Roman"/>
          <w:color w:val="000000"/>
        </w:rPr>
        <w:t xml:space="preserve"> maladaptation if</w:t>
      </w:r>
      <w:r w:rsidR="00364198">
        <w:rPr>
          <w:rFonts w:ascii="Times New Roman" w:eastAsia="Times New Roman" w:hAnsi="Times New Roman" w:cs="Times New Roman"/>
          <w:color w:val="000000"/>
        </w:rPr>
        <w:t xml:space="preserve"> environmental signals are mismatched or </w:t>
      </w:r>
      <w:r w:rsidR="00AE0BEE">
        <w:rPr>
          <w:rFonts w:ascii="Times New Roman" w:eastAsia="Times New Roman" w:hAnsi="Times New Roman" w:cs="Times New Roman"/>
          <w:color w:val="000000"/>
        </w:rPr>
        <w:t>causes</w:t>
      </w:r>
      <w:r w:rsidR="00364198" w:rsidRPr="00803229">
        <w:rPr>
          <w:rFonts w:ascii="Times New Roman" w:eastAsia="Times New Roman" w:hAnsi="Times New Roman" w:cs="Times New Roman"/>
          <w:color w:val="000000"/>
        </w:rPr>
        <w:t xml:space="preserve"> phenotyp</w:t>
      </w:r>
      <w:r w:rsidR="00364198">
        <w:rPr>
          <w:rFonts w:ascii="Times New Roman" w:eastAsia="Times New Roman" w:hAnsi="Times New Roman" w:cs="Times New Roman"/>
          <w:color w:val="000000"/>
        </w:rPr>
        <w:t>ic</w:t>
      </w:r>
      <w:r w:rsidR="00364198" w:rsidRPr="00803229">
        <w:rPr>
          <w:rFonts w:ascii="Times New Roman" w:eastAsia="Times New Roman" w:hAnsi="Times New Roman" w:cs="Times New Roman"/>
          <w:color w:val="000000"/>
        </w:rPr>
        <w:t xml:space="preserve"> express</w:t>
      </w:r>
      <w:r w:rsidR="00364198">
        <w:rPr>
          <w:rFonts w:ascii="Times New Roman" w:eastAsia="Times New Roman" w:hAnsi="Times New Roman" w:cs="Times New Roman"/>
          <w:color w:val="000000"/>
        </w:rPr>
        <w:t>ion that reduces fitness</w:t>
      </w:r>
      <w:r w:rsidR="00275FB2">
        <w:rPr>
          <w:rFonts w:ascii="Times New Roman" w:eastAsia="Times New Roman" w:hAnsi="Times New Roman" w:cs="Times New Roman"/>
          <w:color w:val="000000"/>
        </w:rPr>
        <w:t xml:space="preserve"> </w:t>
      </w:r>
      <w:r w:rsidR="00275FB2" w:rsidRPr="00275FB2">
        <w:rPr>
          <w:rFonts w:ascii="Times New Roman" w:eastAsia="Times New Roman" w:hAnsi="Times New Roman" w:cs="Times New Roman"/>
          <w:color w:val="000000"/>
          <w:highlight w:val="yellow"/>
        </w:rPr>
        <w:t>(</w:t>
      </w:r>
      <w:commentRangeStart w:id="46"/>
      <w:proofErr w:type="spellStart"/>
      <w:del w:id="47" w:author="Zoe Marie Klein" w:date="2023-02-01T07:55:00Z">
        <w:r w:rsidR="00275FB2" w:rsidRPr="00275FB2" w:rsidDel="005054AB">
          <w:rPr>
            <w:rFonts w:ascii="Times New Roman" w:eastAsia="Times New Roman" w:hAnsi="Times New Roman" w:cs="Times New Roman"/>
            <w:color w:val="000000"/>
            <w:highlight w:val="yellow"/>
          </w:rPr>
          <w:delText>CITE</w:delText>
        </w:r>
      </w:del>
      <w:ins w:id="48" w:author="Zoe Marie Klein" w:date="2023-02-01T07:55:00Z">
        <w:r w:rsidR="005054AB">
          <w:rPr>
            <w:rFonts w:ascii="Times New Roman" w:eastAsia="Times New Roman" w:hAnsi="Times New Roman" w:cs="Times New Roman"/>
            <w:color w:val="000000"/>
            <w:highlight w:val="yellow"/>
          </w:rPr>
          <w:t>Ashander</w:t>
        </w:r>
        <w:proofErr w:type="spellEnd"/>
        <w:r w:rsidR="005054AB">
          <w:rPr>
            <w:rFonts w:ascii="Times New Roman" w:eastAsia="Times New Roman" w:hAnsi="Times New Roman" w:cs="Times New Roman"/>
            <w:color w:val="000000"/>
            <w:highlight w:val="yellow"/>
          </w:rPr>
          <w:t>, Chevin, and Baskett</w:t>
        </w:r>
      </w:ins>
      <w:ins w:id="49" w:author="Zoe Marie Klein" w:date="2023-02-01T07:56:00Z">
        <w:r w:rsidR="005054AB">
          <w:rPr>
            <w:rFonts w:ascii="Times New Roman" w:eastAsia="Times New Roman" w:hAnsi="Times New Roman" w:cs="Times New Roman"/>
            <w:color w:val="000000"/>
            <w:highlight w:val="yellow"/>
          </w:rPr>
          <w:t xml:space="preserve"> 2016</w:t>
        </w:r>
        <w:commentRangeEnd w:id="46"/>
        <w:r w:rsidR="005054AB">
          <w:rPr>
            <w:rStyle w:val="CommentReference"/>
          </w:rPr>
          <w:commentReference w:id="46"/>
        </w:r>
      </w:ins>
      <w:r w:rsidR="00275FB2" w:rsidRPr="00275FB2">
        <w:rPr>
          <w:rFonts w:ascii="Times New Roman" w:eastAsia="Times New Roman" w:hAnsi="Times New Roman" w:cs="Times New Roman"/>
          <w:color w:val="000000"/>
          <w:highlight w:val="yellow"/>
        </w:rPr>
        <w:t>)</w:t>
      </w:r>
      <w:r w:rsidR="00364198" w:rsidRPr="00275FB2">
        <w:rPr>
          <w:rFonts w:ascii="Times New Roman" w:eastAsia="Times New Roman" w:hAnsi="Times New Roman" w:cs="Times New Roman"/>
          <w:color w:val="000000"/>
          <w:highlight w:val="yellow"/>
        </w:rPr>
        <w:t>.</w:t>
      </w:r>
      <w:r w:rsidR="00364198" w:rsidRPr="00364198">
        <w:rPr>
          <w:rFonts w:ascii="Times New Roman" w:eastAsia="Times New Roman" w:hAnsi="Times New Roman" w:cs="Times New Roman"/>
          <w:color w:val="000000"/>
        </w:rPr>
        <w:t xml:space="preserve"> </w:t>
      </w:r>
      <w:r w:rsidR="00AE0BEE">
        <w:rPr>
          <w:rFonts w:ascii="Times New Roman" w:eastAsia="Times New Roman" w:hAnsi="Times New Roman" w:cs="Times New Roman"/>
          <w:color w:val="000000"/>
        </w:rPr>
        <w:t>In a restoration context</w:t>
      </w:r>
      <w:r w:rsidR="007D43EE">
        <w:rPr>
          <w:rFonts w:ascii="Times New Roman" w:eastAsia="Times New Roman" w:hAnsi="Times New Roman" w:cs="Times New Roman"/>
          <w:color w:val="000000"/>
        </w:rPr>
        <w:t>, a</w:t>
      </w:r>
      <w:r w:rsidR="007D43EE" w:rsidRPr="00803229">
        <w:rPr>
          <w:rFonts w:ascii="Times New Roman" w:eastAsia="Times New Roman" w:hAnsi="Times New Roman" w:cs="Times New Roman"/>
          <w:color w:val="000000"/>
        </w:rPr>
        <w:t>voiding maladaptation is critical to maintain both local and non-local populations into the future (Hufford and Mazer 2003)</w:t>
      </w:r>
      <w:r w:rsidR="007D43EE">
        <w:rPr>
          <w:rFonts w:ascii="Times New Roman" w:eastAsia="Times New Roman" w:hAnsi="Times New Roman" w:cs="Times New Roman"/>
          <w:color w:val="000000"/>
        </w:rPr>
        <w:t xml:space="preserve">. </w:t>
      </w:r>
      <w:r w:rsidR="00364198">
        <w:rPr>
          <w:rFonts w:ascii="Times New Roman" w:eastAsia="Times New Roman" w:hAnsi="Times New Roman" w:cs="Times New Roman"/>
          <w:color w:val="000000"/>
        </w:rPr>
        <w:t>Because prevailing abiotic conditions can</w:t>
      </w:r>
      <w:r w:rsidR="00AE0BEE">
        <w:rPr>
          <w:rFonts w:ascii="Times New Roman" w:eastAsia="Times New Roman" w:hAnsi="Times New Roman" w:cs="Times New Roman"/>
          <w:color w:val="000000"/>
        </w:rPr>
        <w:t xml:space="preserve"> play a strong role in</w:t>
      </w:r>
      <w:r w:rsidR="00364198">
        <w:rPr>
          <w:rFonts w:ascii="Times New Roman" w:eastAsia="Times New Roman" w:hAnsi="Times New Roman" w:cs="Times New Roman"/>
          <w:color w:val="000000"/>
        </w:rPr>
        <w:t xml:space="preserve"> shap</w:t>
      </w:r>
      <w:r w:rsidR="00AE0BEE">
        <w:rPr>
          <w:rFonts w:ascii="Times New Roman" w:eastAsia="Times New Roman" w:hAnsi="Times New Roman" w:cs="Times New Roman"/>
          <w:color w:val="000000"/>
        </w:rPr>
        <w:t>ing</w:t>
      </w:r>
      <w:r w:rsidR="00364198">
        <w:rPr>
          <w:rFonts w:ascii="Times New Roman" w:eastAsia="Times New Roman" w:hAnsi="Times New Roman" w:cs="Times New Roman"/>
          <w:color w:val="000000"/>
        </w:rPr>
        <w:t xml:space="preserve"> phenotypic plasticity, </w:t>
      </w:r>
      <w:r w:rsidR="0039614B">
        <w:rPr>
          <w:rFonts w:ascii="Times New Roman" w:eastAsia="Times New Roman" w:hAnsi="Times New Roman" w:cs="Times New Roman"/>
          <w:color w:val="000000"/>
        </w:rPr>
        <w:t>understanding how environmental stress (e.g., temperature) and variability (e.g., precipitation regimes) at seed collection sites influence the expression of phenotypic plasticity in response to drought</w:t>
      </w:r>
      <w:r w:rsidR="00364198">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will</w:t>
      </w:r>
      <w:r w:rsidR="00364198">
        <w:rPr>
          <w:rFonts w:ascii="Times New Roman" w:eastAsia="Times New Roman" w:hAnsi="Times New Roman" w:cs="Times New Roman"/>
          <w:color w:val="000000"/>
        </w:rPr>
        <w:t xml:space="preserve"> lead to more resilient plant materials and more successful restoration outcomes in the face of climate change.</w:t>
      </w:r>
      <w:r w:rsidR="00D1312B" w:rsidRPr="00D1312B">
        <w:rPr>
          <w:rFonts w:ascii="Times New Roman" w:eastAsia="Times New Roman" w:hAnsi="Times New Roman" w:cs="Times New Roman"/>
        </w:rPr>
        <w:t xml:space="preserve"> </w:t>
      </w:r>
    </w:p>
    <w:p w14:paraId="7BF7AF20" w14:textId="2D517FBA" w:rsidR="00DF1994" w:rsidRPr="00A70F22" w:rsidRDefault="00C741E8" w:rsidP="00A70F22">
      <w:pPr>
        <w:spacing w:line="480" w:lineRule="auto"/>
        <w:jc w:val="both"/>
        <w:rPr>
          <w:rFonts w:ascii="Times New Roman" w:eastAsia="Times New Roman" w:hAnsi="Times New Roman" w:cs="Times New Roman"/>
        </w:rPr>
      </w:pPr>
      <w:r w:rsidRPr="00803229">
        <w:rPr>
          <w:rFonts w:ascii="Times New Roman" w:eastAsia="Times New Roman" w:hAnsi="Times New Roman" w:cs="Times New Roman"/>
        </w:rPr>
        <w:tab/>
      </w:r>
      <w:r w:rsidRPr="00803229">
        <w:rPr>
          <w:rFonts w:ascii="Times New Roman" w:eastAsia="Times New Roman" w:hAnsi="Times New Roman" w:cs="Times New Roman"/>
          <w:color w:val="000000"/>
        </w:rPr>
        <w:t>Th</w:t>
      </w:r>
      <w:r w:rsidRPr="00803229">
        <w:rPr>
          <w:rFonts w:ascii="Times New Roman" w:eastAsia="Times New Roman" w:hAnsi="Times New Roman" w:cs="Times New Roman"/>
        </w:rPr>
        <w:t>is</w:t>
      </w:r>
      <w:r w:rsidRPr="00803229">
        <w:rPr>
          <w:rFonts w:ascii="Times New Roman" w:eastAsia="Times New Roman" w:hAnsi="Times New Roman" w:cs="Times New Roman"/>
          <w:color w:val="000000"/>
        </w:rPr>
        <w:t xml:space="preserve"> study </w:t>
      </w:r>
      <w:r w:rsidRPr="00803229">
        <w:rPr>
          <w:rFonts w:ascii="Times New Roman" w:eastAsia="Times New Roman" w:hAnsi="Times New Roman" w:cs="Times New Roman"/>
        </w:rPr>
        <w:t xml:space="preserve">measures </w:t>
      </w:r>
      <w:r w:rsidRPr="00803229">
        <w:rPr>
          <w:rFonts w:ascii="Times New Roman" w:eastAsia="Times New Roman" w:hAnsi="Times New Roman" w:cs="Times New Roman"/>
          <w:color w:val="000000"/>
        </w:rPr>
        <w:t xml:space="preserve">the impacts of </w:t>
      </w:r>
      <w:r w:rsidR="007C3B2E">
        <w:rPr>
          <w:rFonts w:ascii="Times New Roman" w:eastAsia="Times New Roman" w:hAnsi="Times New Roman" w:cs="Times New Roman"/>
          <w:color w:val="000000"/>
        </w:rPr>
        <w:t>seed-</w:t>
      </w:r>
      <w:r w:rsidRPr="00803229">
        <w:rPr>
          <w:rFonts w:ascii="Times New Roman" w:eastAsia="Times New Roman" w:hAnsi="Times New Roman" w:cs="Times New Roman"/>
          <w:color w:val="000000"/>
        </w:rPr>
        <w:t>source</w:t>
      </w:r>
      <w:r w:rsidR="006F7FFC">
        <w:rPr>
          <w:rFonts w:ascii="Times New Roman" w:eastAsia="Times New Roman" w:hAnsi="Times New Roman" w:cs="Times New Roman"/>
          <w:color w:val="000000"/>
        </w:rPr>
        <w:t xml:space="preserve"> (her</w:t>
      </w:r>
      <w:r w:rsidR="00AE0BEE">
        <w:rPr>
          <w:rFonts w:ascii="Times New Roman" w:eastAsia="Times New Roman" w:hAnsi="Times New Roman" w:cs="Times New Roman"/>
          <w:color w:val="000000"/>
        </w:rPr>
        <w:t>eafter</w:t>
      </w:r>
      <w:r w:rsidR="006F7FFC">
        <w:rPr>
          <w:rFonts w:ascii="Times New Roman" w:eastAsia="Times New Roman" w:hAnsi="Times New Roman" w:cs="Times New Roman"/>
          <w:color w:val="000000"/>
        </w:rPr>
        <w:t xml:space="preserve"> referred to </w:t>
      </w:r>
      <w:r w:rsidR="006A773B">
        <w:rPr>
          <w:rFonts w:ascii="Times New Roman" w:eastAsia="Times New Roman" w:hAnsi="Times New Roman" w:cs="Times New Roman"/>
          <w:color w:val="000000"/>
        </w:rPr>
        <w:t xml:space="preserve">as </w:t>
      </w:r>
      <w:r w:rsidR="002B07FE">
        <w:rPr>
          <w:rFonts w:ascii="Times New Roman" w:eastAsia="Times New Roman" w:hAnsi="Times New Roman" w:cs="Times New Roman"/>
          <w:color w:val="000000"/>
        </w:rPr>
        <w:t>“</w:t>
      </w:r>
      <w:r w:rsidR="006F7FFC">
        <w:rPr>
          <w:rFonts w:ascii="Times New Roman" w:eastAsia="Times New Roman" w:hAnsi="Times New Roman" w:cs="Times New Roman"/>
          <w:color w:val="000000"/>
        </w:rPr>
        <w:t>home</w:t>
      </w:r>
      <w:r w:rsidR="002B07FE">
        <w:rPr>
          <w:rFonts w:ascii="Times New Roman" w:eastAsia="Times New Roman" w:hAnsi="Times New Roman" w:cs="Times New Roman"/>
          <w:color w:val="000000"/>
        </w:rPr>
        <w:t>”</w:t>
      </w:r>
      <w:r w:rsidR="006F7FFC">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w:t>
      </w:r>
      <w:r w:rsidR="00B47DB2">
        <w:rPr>
          <w:rFonts w:ascii="Times New Roman" w:eastAsia="Times New Roman" w:hAnsi="Times New Roman" w:cs="Times New Roman"/>
          <w:color w:val="000000"/>
        </w:rPr>
        <w:t xml:space="preserve">mean annual </w:t>
      </w:r>
      <w:r w:rsidR="007C3B2E">
        <w:rPr>
          <w:rFonts w:ascii="Times New Roman" w:eastAsia="Times New Roman" w:hAnsi="Times New Roman" w:cs="Times New Roman"/>
          <w:color w:val="000000"/>
        </w:rPr>
        <w:t>temperature</w:t>
      </w:r>
      <w:r w:rsidR="00B47DB2">
        <w:rPr>
          <w:rFonts w:ascii="Times New Roman" w:eastAsia="Times New Roman" w:hAnsi="Times New Roman" w:cs="Times New Roman"/>
          <w:color w:val="000000"/>
        </w:rPr>
        <w:t xml:space="preserve"> (MAT) and</w:t>
      </w:r>
      <w:r w:rsidR="007C3B2E">
        <w:rPr>
          <w:rFonts w:ascii="Times New Roman" w:eastAsia="Times New Roman" w:hAnsi="Times New Roman" w:cs="Times New Roman"/>
          <w:color w:val="000000"/>
        </w:rPr>
        <w:t xml:space="preserve"> precipitation</w:t>
      </w:r>
      <w:r w:rsidR="00B47DB2">
        <w:rPr>
          <w:rFonts w:ascii="Times New Roman" w:eastAsia="Times New Roman" w:hAnsi="Times New Roman" w:cs="Times New Roman"/>
          <w:color w:val="000000"/>
        </w:rPr>
        <w:t xml:space="preserve"> (MAP)</w:t>
      </w:r>
      <w:r w:rsidR="007C3B2E">
        <w:rPr>
          <w:rFonts w:ascii="Times New Roman" w:eastAsia="Times New Roman" w:hAnsi="Times New Roman" w:cs="Times New Roman"/>
          <w:color w:val="000000"/>
        </w:rPr>
        <w:t>, and mean annual precipitation variability</w:t>
      </w:r>
      <w:r w:rsidR="00B47DB2">
        <w:rPr>
          <w:rFonts w:ascii="Times New Roman" w:eastAsia="Times New Roman" w:hAnsi="Times New Roman" w:cs="Times New Roman"/>
          <w:color w:val="000000"/>
        </w:rPr>
        <w:t xml:space="preserve"> (CV)</w:t>
      </w:r>
      <w:r w:rsidR="007C3B2E">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on</w:t>
      </w:r>
      <w:r w:rsidR="007C3B2E">
        <w:rPr>
          <w:rFonts w:ascii="Times New Roman" w:eastAsia="Times New Roman" w:hAnsi="Times New Roman" w:cs="Times New Roman"/>
          <w:color w:val="000000"/>
        </w:rPr>
        <w:t xml:space="preserve"> plant performance</w:t>
      </w:r>
      <w:r w:rsidR="0039614B">
        <w:rPr>
          <w:rFonts w:ascii="Times New Roman" w:eastAsia="Times New Roman" w:hAnsi="Times New Roman" w:cs="Times New Roman"/>
          <w:color w:val="000000"/>
        </w:rPr>
        <w:t xml:space="preserve">, phenotypic plasticity and local </w:t>
      </w:r>
      <w:proofErr w:type="spellStart"/>
      <w:r w:rsidR="0039614B">
        <w:rPr>
          <w:rFonts w:ascii="Times New Roman" w:eastAsia="Times New Roman" w:hAnsi="Times New Roman" w:cs="Times New Roman"/>
          <w:color w:val="000000"/>
        </w:rPr>
        <w:t>ada</w:t>
      </w:r>
      <w:r w:rsidR="00B47DB2">
        <w:rPr>
          <w:rFonts w:ascii="Times New Roman" w:eastAsia="Times New Roman" w:hAnsi="Times New Roman" w:cs="Times New Roman"/>
          <w:color w:val="000000"/>
        </w:rPr>
        <w:t>t</w:t>
      </w:r>
      <w:r w:rsidR="0039614B">
        <w:rPr>
          <w:rFonts w:ascii="Times New Roman" w:eastAsia="Times New Roman" w:hAnsi="Times New Roman" w:cs="Times New Roman"/>
          <w:color w:val="000000"/>
        </w:rPr>
        <w:t>pation</w:t>
      </w:r>
      <w:proofErr w:type="spellEnd"/>
      <w:r w:rsidR="007C3B2E">
        <w:rPr>
          <w:rFonts w:ascii="Times New Roman" w:eastAsia="Times New Roman" w:hAnsi="Times New Roman" w:cs="Times New Roman"/>
          <w:color w:val="000000"/>
        </w:rPr>
        <w:t xml:space="preserve"> of </w:t>
      </w:r>
      <w:r w:rsidR="006A773B">
        <w:rPr>
          <w:rFonts w:ascii="Times New Roman" w:eastAsia="Times New Roman" w:hAnsi="Times New Roman" w:cs="Times New Roman"/>
          <w:i/>
          <w:color w:val="000000"/>
        </w:rPr>
        <w:t>P</w:t>
      </w:r>
      <w:r w:rsidR="007C3B2E">
        <w:rPr>
          <w:rFonts w:ascii="Times New Roman" w:eastAsia="Times New Roman" w:hAnsi="Times New Roman" w:cs="Times New Roman"/>
          <w:i/>
          <w:color w:val="000000"/>
        </w:rPr>
        <w:t xml:space="preserve">lantago </w:t>
      </w:r>
      <w:proofErr w:type="spellStart"/>
      <w:r w:rsidR="007C3B2E">
        <w:rPr>
          <w:rFonts w:ascii="Times New Roman" w:eastAsia="Times New Roman" w:hAnsi="Times New Roman" w:cs="Times New Roman"/>
          <w:i/>
          <w:color w:val="000000"/>
        </w:rPr>
        <w:t>patagonica</w:t>
      </w:r>
      <w:proofErr w:type="spellEnd"/>
      <w:r w:rsidRPr="00803229">
        <w:rPr>
          <w:rFonts w:ascii="Times New Roman" w:eastAsia="Times New Roman" w:hAnsi="Times New Roman" w:cs="Times New Roman"/>
          <w:color w:val="000000"/>
        </w:rPr>
        <w:t xml:space="preserve"> </w:t>
      </w:r>
      <w:r w:rsidR="007C3B2E">
        <w:rPr>
          <w:rFonts w:ascii="Times New Roman" w:eastAsia="Times New Roman" w:hAnsi="Times New Roman" w:cs="Times New Roman"/>
          <w:color w:val="000000"/>
        </w:rPr>
        <w:t>under experimental</w:t>
      </w:r>
      <w:r w:rsidRPr="00803229">
        <w:rPr>
          <w:rFonts w:ascii="Times New Roman" w:eastAsia="Times New Roman" w:hAnsi="Times New Roman" w:cs="Times New Roman"/>
          <w:color w:val="000000"/>
        </w:rPr>
        <w:t xml:space="preserve"> drought conditions</w:t>
      </w:r>
      <w:sdt>
        <w:sdtPr>
          <w:rPr>
            <w:rFonts w:ascii="Times New Roman" w:hAnsi="Times New Roman" w:cs="Times New Roman"/>
          </w:rPr>
          <w:tag w:val="goog_rdk_8"/>
          <w:id w:val="-1581356773"/>
        </w:sdtPr>
        <w:sdtContent/>
      </w:sdt>
      <w:r w:rsidRPr="00803229">
        <w:rPr>
          <w:rFonts w:ascii="Times New Roman" w:eastAsia="Times New Roman" w:hAnsi="Times New Roman" w:cs="Times New Roman"/>
          <w:color w:val="000000"/>
        </w:rPr>
        <w:t xml:space="preserve">. </w:t>
      </w:r>
      <w:r w:rsidR="007C3B2E">
        <w:rPr>
          <w:rFonts w:ascii="Times New Roman" w:eastAsia="Times New Roman" w:hAnsi="Times New Roman" w:cs="Times New Roman"/>
          <w:color w:val="000000"/>
        </w:rPr>
        <w:t>Using a common garden and greenhouse approach,</w:t>
      </w:r>
      <w:r w:rsidRPr="00803229">
        <w:rPr>
          <w:rFonts w:ascii="Times New Roman" w:eastAsia="Times New Roman" w:hAnsi="Times New Roman" w:cs="Times New Roman"/>
          <w:color w:val="000000"/>
        </w:rPr>
        <w:t xml:space="preserve"> we experimentally </w:t>
      </w:r>
      <w:r w:rsidR="0039614B">
        <w:rPr>
          <w:rFonts w:ascii="Times New Roman" w:eastAsia="Times New Roman" w:hAnsi="Times New Roman" w:cs="Times New Roman"/>
          <w:color w:val="000000"/>
        </w:rPr>
        <w:t>imposed</w:t>
      </w:r>
      <w:r w:rsidR="0039614B"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drought on 12 populations</w:t>
      </w:r>
      <w:r w:rsidR="00EA0B86">
        <w:rPr>
          <w:rFonts w:ascii="Times New Roman" w:eastAsia="Times New Roman" w:hAnsi="Times New Roman" w:cs="Times New Roman"/>
          <w:color w:val="000000"/>
        </w:rPr>
        <w:t xml:space="preserve"> </w:t>
      </w:r>
      <w:r w:rsidR="007C3B2E">
        <w:rPr>
          <w:rFonts w:ascii="Times New Roman" w:eastAsia="Times New Roman" w:hAnsi="Times New Roman" w:cs="Times New Roman"/>
          <w:color w:val="000000"/>
        </w:rPr>
        <w:t xml:space="preserve">sourced from </w:t>
      </w:r>
      <w:r w:rsidR="00534948">
        <w:rPr>
          <w:rFonts w:ascii="Times New Roman" w:eastAsia="Times New Roman" w:hAnsi="Times New Roman" w:cs="Times New Roman"/>
          <w:color w:val="000000"/>
        </w:rPr>
        <w:t>sites with</w:t>
      </w:r>
      <w:r w:rsidR="007C3B2E">
        <w:rPr>
          <w:rFonts w:ascii="Times New Roman" w:eastAsia="Times New Roman" w:hAnsi="Times New Roman" w:cs="Times New Roman"/>
          <w:color w:val="000000"/>
        </w:rPr>
        <w:t xml:space="preserve"> a </w:t>
      </w:r>
      <w:r w:rsidR="00534948">
        <w:rPr>
          <w:rFonts w:ascii="Times New Roman" w:eastAsia="Times New Roman" w:hAnsi="Times New Roman" w:cs="Times New Roman"/>
          <w:color w:val="000000"/>
        </w:rPr>
        <w:t xml:space="preserve">wide </w:t>
      </w:r>
      <w:r w:rsidR="007C3B2E">
        <w:rPr>
          <w:rFonts w:ascii="Times New Roman" w:eastAsia="Times New Roman" w:hAnsi="Times New Roman" w:cs="Times New Roman"/>
          <w:color w:val="000000"/>
        </w:rPr>
        <w:t xml:space="preserve">range of </w:t>
      </w:r>
      <w:proofErr w:type="gramStart"/>
      <w:r w:rsidR="00B47DB2">
        <w:rPr>
          <w:rFonts w:ascii="Times New Roman" w:eastAsia="Times New Roman" w:hAnsi="Times New Roman" w:cs="Times New Roman"/>
          <w:color w:val="000000"/>
        </w:rPr>
        <w:t>MAT</w:t>
      </w:r>
      <w:r w:rsidR="004F54B9">
        <w:rPr>
          <w:rFonts w:ascii="Times New Roman" w:eastAsia="Times New Roman" w:hAnsi="Times New Roman" w:cs="Times New Roman"/>
          <w:color w:val="000000"/>
        </w:rPr>
        <w:t>(</w:t>
      </w:r>
      <w:proofErr w:type="gramEnd"/>
      <w:r w:rsidR="004F54B9">
        <w:rPr>
          <w:rFonts w:ascii="Times New Roman" w:eastAsia="Times New Roman" w:hAnsi="Times New Roman" w:cs="Times New Roman"/>
          <w:color w:val="000000"/>
        </w:rPr>
        <w:t>8.8—15.2</w:t>
      </w:r>
      <w:r w:rsidR="004F54B9">
        <w:rPr>
          <w:rFonts w:ascii="Times New Roman" w:eastAsia="Times New Roman" w:hAnsi="Times New Roman" w:cs="Times New Roman"/>
          <w:color w:val="000000"/>
        </w:rPr>
        <w:sym w:font="Symbol" w:char="F0B0"/>
      </w:r>
      <w:r w:rsidR="004F54B9">
        <w:rPr>
          <w:rFonts w:ascii="Times New Roman" w:eastAsia="Times New Roman" w:hAnsi="Times New Roman" w:cs="Times New Roman"/>
          <w:color w:val="000000"/>
        </w:rPr>
        <w:t>C)</w:t>
      </w:r>
      <w:r w:rsidR="007C3B2E">
        <w:rPr>
          <w:rFonts w:ascii="Times New Roman" w:eastAsia="Times New Roman" w:hAnsi="Times New Roman" w:cs="Times New Roman"/>
          <w:color w:val="000000"/>
        </w:rPr>
        <w:t xml:space="preserve"> and </w:t>
      </w:r>
      <w:r w:rsidR="00B47DB2">
        <w:rPr>
          <w:rFonts w:ascii="Times New Roman" w:eastAsia="Times New Roman" w:hAnsi="Times New Roman" w:cs="Times New Roman"/>
          <w:color w:val="000000"/>
        </w:rPr>
        <w:t>MAP</w:t>
      </w:r>
      <w:r w:rsidR="0039614B">
        <w:rPr>
          <w:rFonts w:ascii="Times New Roman" w:eastAsia="Times New Roman" w:hAnsi="Times New Roman" w:cs="Times New Roman"/>
          <w:color w:val="000000"/>
        </w:rPr>
        <w:t xml:space="preserve"> </w:t>
      </w:r>
      <w:r w:rsidR="004F54B9">
        <w:rPr>
          <w:rFonts w:ascii="Times New Roman" w:eastAsia="Times New Roman" w:hAnsi="Times New Roman" w:cs="Times New Roman"/>
          <w:color w:val="000000"/>
        </w:rPr>
        <w:t>(167—394mm)</w:t>
      </w:r>
      <w:r w:rsidR="007C3B2E">
        <w:rPr>
          <w:rFonts w:ascii="Times New Roman" w:eastAsia="Times New Roman" w:hAnsi="Times New Roman" w:cs="Times New Roman"/>
          <w:color w:val="000000"/>
        </w:rPr>
        <w:t xml:space="preserve"> and</w:t>
      </w:r>
      <w:r w:rsidR="0039614B">
        <w:rPr>
          <w:rFonts w:ascii="Times New Roman" w:eastAsia="Times New Roman" w:hAnsi="Times New Roman" w:cs="Times New Roman"/>
          <w:color w:val="000000"/>
        </w:rPr>
        <w:t xml:space="preserve"> that</w:t>
      </w:r>
      <w:r w:rsidR="007C3B2E">
        <w:rPr>
          <w:rFonts w:ascii="Times New Roman" w:eastAsia="Times New Roman" w:hAnsi="Times New Roman" w:cs="Times New Roman"/>
          <w:color w:val="000000"/>
        </w:rPr>
        <w:t xml:space="preserve"> differed in the variability of rainfall amounts over a 30-year period</w:t>
      </w:r>
      <w:r w:rsidR="0039614B">
        <w:rPr>
          <w:rFonts w:ascii="Times New Roman" w:eastAsia="Times New Roman" w:hAnsi="Times New Roman" w:cs="Times New Roman"/>
          <w:color w:val="000000"/>
        </w:rPr>
        <w:t xml:space="preserve">. </w:t>
      </w:r>
      <w:r w:rsidR="007C3B2E">
        <w:rPr>
          <w:rFonts w:ascii="Times New Roman" w:eastAsia="Times New Roman" w:hAnsi="Times New Roman" w:cs="Times New Roman"/>
          <w:color w:val="000000"/>
        </w:rPr>
        <w:t xml:space="preserve">We monitored </w:t>
      </w:r>
      <w:r w:rsidR="002B07FE">
        <w:rPr>
          <w:rFonts w:ascii="Times New Roman" w:eastAsia="Times New Roman" w:hAnsi="Times New Roman" w:cs="Times New Roman"/>
          <w:color w:val="000000"/>
        </w:rPr>
        <w:t>~</w:t>
      </w:r>
      <w:r w:rsidRPr="00803229">
        <w:rPr>
          <w:rFonts w:ascii="Times New Roman" w:eastAsia="Times New Roman" w:hAnsi="Times New Roman" w:cs="Times New Roman"/>
        </w:rPr>
        <w:t xml:space="preserve">1800 </w:t>
      </w:r>
      <w:r w:rsidR="007C3B2E">
        <w:rPr>
          <w:rFonts w:ascii="Times New Roman" w:eastAsia="Times New Roman" w:hAnsi="Times New Roman" w:cs="Times New Roman"/>
        </w:rPr>
        <w:t xml:space="preserve">individuals in a greenhouse and common </w:t>
      </w:r>
      <w:r w:rsidR="007C3B2E">
        <w:rPr>
          <w:rFonts w:ascii="Times New Roman" w:eastAsia="Times New Roman" w:hAnsi="Times New Roman" w:cs="Times New Roman"/>
        </w:rPr>
        <w:lastRenderedPageBreak/>
        <w:t>garden over the course of one growing season</w:t>
      </w:r>
      <w:r w:rsidRPr="00803229">
        <w:rPr>
          <w:rFonts w:ascii="Times New Roman" w:eastAsia="Times New Roman" w:hAnsi="Times New Roman" w:cs="Times New Roman"/>
          <w:color w:val="000000"/>
        </w:rPr>
        <w:t xml:space="preserve">. </w:t>
      </w:r>
      <w:r w:rsidR="00B66DC3">
        <w:rPr>
          <w:rFonts w:ascii="Times New Roman" w:eastAsia="Times New Roman" w:hAnsi="Times New Roman" w:cs="Times New Roman"/>
          <w:color w:val="000000"/>
        </w:rPr>
        <w:t>We asked</w:t>
      </w:r>
      <w:r w:rsidRPr="00803229">
        <w:rPr>
          <w:rFonts w:ascii="Times New Roman" w:eastAsia="Times New Roman" w:hAnsi="Times New Roman" w:cs="Times New Roman"/>
          <w:color w:val="000000"/>
        </w:rPr>
        <w:t xml:space="preserve"> the following questions: (1) </w:t>
      </w:r>
      <w:r w:rsidR="00B47DB2">
        <w:rPr>
          <w:rFonts w:ascii="Times New Roman" w:eastAsia="Times New Roman" w:hAnsi="Times New Roman" w:cs="Times New Roman"/>
          <w:color w:val="000000"/>
        </w:rPr>
        <w:t>D</w:t>
      </w:r>
      <w:r w:rsidRPr="00803229">
        <w:rPr>
          <w:rFonts w:ascii="Times New Roman" w:eastAsia="Times New Roman" w:hAnsi="Times New Roman" w:cs="Times New Roman"/>
          <w:color w:val="000000"/>
        </w:rPr>
        <w:t xml:space="preserve">o populations from </w:t>
      </w:r>
      <w:r w:rsidR="00B47DB2">
        <w:rPr>
          <w:rFonts w:ascii="Times New Roman" w:eastAsia="Times New Roman" w:hAnsi="Times New Roman" w:cs="Times New Roman"/>
          <w:color w:val="000000"/>
        </w:rPr>
        <w:t>hotter, drier</w:t>
      </w:r>
      <w:r w:rsidR="0039614B">
        <w:rPr>
          <w:rFonts w:ascii="Times New Roman" w:eastAsia="Times New Roman" w:hAnsi="Times New Roman" w:cs="Times New Roman"/>
          <w:color w:val="000000"/>
        </w:rPr>
        <w:t xml:space="preserve">, or </w:t>
      </w:r>
      <w:r w:rsidRPr="00803229">
        <w:rPr>
          <w:rFonts w:ascii="Times New Roman" w:eastAsia="Times New Roman" w:hAnsi="Times New Roman" w:cs="Times New Roman"/>
          <w:color w:val="000000"/>
        </w:rPr>
        <w:t>more variable home rainfall environments differ in performance</w:t>
      </w:r>
      <w:r w:rsidR="00B66DC3">
        <w:rPr>
          <w:rFonts w:ascii="Times New Roman" w:eastAsia="Times New Roman" w:hAnsi="Times New Roman" w:cs="Times New Roman"/>
          <w:color w:val="000000"/>
        </w:rPr>
        <w:t xml:space="preserve"> (</w:t>
      </w:r>
      <w:r w:rsidR="00FE4C2D">
        <w:rPr>
          <w:rFonts w:ascii="Times New Roman" w:eastAsia="Times New Roman" w:hAnsi="Times New Roman" w:cs="Times New Roman"/>
          <w:color w:val="000000"/>
        </w:rPr>
        <w:t>survivorship</w:t>
      </w:r>
      <w:r w:rsidR="00B66DC3">
        <w:rPr>
          <w:rFonts w:ascii="Times New Roman" w:eastAsia="Times New Roman" w:hAnsi="Times New Roman" w:cs="Times New Roman"/>
          <w:color w:val="000000"/>
        </w:rPr>
        <w:t>, SLA, and flowering)</w:t>
      </w:r>
      <w:r w:rsidRPr="00803229">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in response to drought</w:t>
      </w:r>
      <w:r w:rsidRPr="00803229">
        <w:rPr>
          <w:rFonts w:ascii="Times New Roman" w:eastAsia="Times New Roman" w:hAnsi="Times New Roman" w:cs="Times New Roman"/>
          <w:color w:val="000000"/>
        </w:rPr>
        <w:t xml:space="preserve">? (2) </w:t>
      </w:r>
      <w:r w:rsidR="00B47DB2">
        <w:rPr>
          <w:rFonts w:ascii="Times New Roman" w:eastAsia="Times New Roman" w:hAnsi="Times New Roman" w:cs="Times New Roman"/>
          <w:color w:val="000000"/>
        </w:rPr>
        <w:t>A</w:t>
      </w:r>
      <w:r w:rsidRPr="00803229">
        <w:rPr>
          <w:rFonts w:ascii="Times New Roman" w:eastAsia="Times New Roman" w:hAnsi="Times New Roman" w:cs="Times New Roman"/>
          <w:color w:val="000000"/>
        </w:rPr>
        <w:t>re there population level differences in biomass</w:t>
      </w:r>
      <w:r w:rsidR="00B66DC3">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allocation patterns</w:t>
      </w:r>
      <w:r w:rsidR="0039614B">
        <w:rPr>
          <w:rFonts w:ascii="Times New Roman" w:eastAsia="Times New Roman" w:hAnsi="Times New Roman" w:cs="Times New Roman"/>
          <w:color w:val="000000"/>
        </w:rPr>
        <w:t xml:space="preserve"> (i.e., </w:t>
      </w:r>
      <w:proofErr w:type="spellStart"/>
      <w:r w:rsidR="0039614B">
        <w:rPr>
          <w:rFonts w:ascii="Times New Roman" w:eastAsia="Times New Roman" w:hAnsi="Times New Roman" w:cs="Times New Roman"/>
          <w:color w:val="000000"/>
        </w:rPr>
        <w:t>root:shoot</w:t>
      </w:r>
      <w:proofErr w:type="spellEnd"/>
      <w:r w:rsidR="0039614B">
        <w:rPr>
          <w:rFonts w:ascii="Times New Roman" w:eastAsia="Times New Roman" w:hAnsi="Times New Roman" w:cs="Times New Roman"/>
          <w:color w:val="000000"/>
        </w:rPr>
        <w:t xml:space="preserve"> ratio</w:t>
      </w:r>
      <w:r w:rsidR="00B47DB2">
        <w:rPr>
          <w:rFonts w:ascii="Times New Roman" w:eastAsia="Times New Roman" w:hAnsi="Times New Roman" w:cs="Times New Roman"/>
          <w:color w:val="000000"/>
        </w:rPr>
        <w:t>, R:S</w:t>
      </w:r>
      <w:r w:rsidR="0039614B">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in response to drought? (3) </w:t>
      </w:r>
      <w:r w:rsidR="00534948">
        <w:rPr>
          <w:rFonts w:ascii="Times New Roman" w:eastAsia="Times New Roman" w:hAnsi="Times New Roman" w:cs="Times New Roman"/>
          <w:color w:val="000000"/>
        </w:rPr>
        <w:t>do</w:t>
      </w:r>
      <w:r w:rsidRPr="00803229">
        <w:rPr>
          <w:rFonts w:ascii="Times New Roman" w:eastAsia="Times New Roman" w:hAnsi="Times New Roman" w:cs="Times New Roman"/>
          <w:color w:val="000000"/>
        </w:rPr>
        <w:t xml:space="preserve"> populations sourced from</w:t>
      </w:r>
      <w:r w:rsidR="0039614B">
        <w:rPr>
          <w:rFonts w:ascii="Times New Roman" w:eastAsia="Times New Roman" w:hAnsi="Times New Roman" w:cs="Times New Roman"/>
          <w:color w:val="000000"/>
        </w:rPr>
        <w:t xml:space="preserve"> </w:t>
      </w:r>
      <w:r w:rsidR="00B47DB2">
        <w:rPr>
          <w:rFonts w:ascii="Times New Roman" w:eastAsia="Times New Roman" w:hAnsi="Times New Roman" w:cs="Times New Roman"/>
          <w:color w:val="000000"/>
        </w:rPr>
        <w:t>hotter, drier,</w:t>
      </w:r>
      <w:r w:rsidR="0039614B">
        <w:rPr>
          <w:rFonts w:ascii="Times New Roman" w:eastAsia="Times New Roman" w:hAnsi="Times New Roman" w:cs="Times New Roman"/>
          <w:color w:val="000000"/>
        </w:rPr>
        <w:t xml:space="preserve"> or </w:t>
      </w:r>
      <w:r w:rsidR="00B47DB2">
        <w:rPr>
          <w:rFonts w:ascii="Times New Roman" w:eastAsia="Times New Roman" w:hAnsi="Times New Roman" w:cs="Times New Roman"/>
          <w:color w:val="000000"/>
        </w:rPr>
        <w:t xml:space="preserve">more </w:t>
      </w:r>
      <w:r w:rsidRPr="00803229">
        <w:rPr>
          <w:rFonts w:ascii="Times New Roman" w:eastAsia="Times New Roman" w:hAnsi="Times New Roman" w:cs="Times New Roman"/>
          <w:color w:val="000000"/>
        </w:rPr>
        <w:t xml:space="preserve">variable environments </w:t>
      </w:r>
      <w:r w:rsidR="002B07FE">
        <w:rPr>
          <w:rFonts w:ascii="Times New Roman" w:eastAsia="Times New Roman" w:hAnsi="Times New Roman" w:cs="Times New Roman"/>
          <w:color w:val="000000"/>
        </w:rPr>
        <w:t>display</w:t>
      </w:r>
      <w:r w:rsidR="002B07FE"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greater phenotypic plasticity? </w:t>
      </w:r>
      <w:r w:rsidR="00BC074E">
        <w:rPr>
          <w:rFonts w:ascii="Times New Roman" w:eastAsia="Times New Roman" w:hAnsi="Times New Roman" w:cs="Times New Roman"/>
          <w:color w:val="000000"/>
        </w:rPr>
        <w:t>And</w:t>
      </w:r>
      <w:r w:rsidR="00B66DC3">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(4</w:t>
      </w:r>
      <w:r w:rsidR="00B66DC3">
        <w:rPr>
          <w:rFonts w:ascii="Times New Roman" w:eastAsia="Times New Roman" w:hAnsi="Times New Roman" w:cs="Times New Roman"/>
          <w:color w:val="000000"/>
        </w:rPr>
        <w:t>)</w:t>
      </w:r>
      <w:r w:rsidR="00B47DB2">
        <w:rPr>
          <w:rFonts w:ascii="Times New Roman" w:eastAsia="Times New Roman" w:hAnsi="Times New Roman" w:cs="Times New Roman"/>
          <w:color w:val="000000"/>
        </w:rPr>
        <w:t>, d</w:t>
      </w:r>
      <w:r w:rsidR="0039614B">
        <w:rPr>
          <w:rFonts w:ascii="Times New Roman" w:eastAsia="Times New Roman" w:hAnsi="Times New Roman" w:cs="Times New Roman"/>
          <w:color w:val="000000"/>
        </w:rPr>
        <w:t>o populations show evidence of local adaptation</w:t>
      </w:r>
      <w:r w:rsidRPr="00803229">
        <w:rPr>
          <w:rFonts w:ascii="Times New Roman" w:eastAsia="Times New Roman" w:hAnsi="Times New Roman" w:cs="Times New Roman"/>
          <w:color w:val="000000"/>
        </w:rPr>
        <w:t>?</w:t>
      </w:r>
      <w:r w:rsidR="0039614B">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We hypothesized th</w:t>
      </w:r>
      <w:r w:rsidRPr="00803229">
        <w:rPr>
          <w:rFonts w:ascii="Times New Roman" w:eastAsia="Times New Roman" w:hAnsi="Times New Roman" w:cs="Times New Roman"/>
        </w:rPr>
        <w:t>at</w:t>
      </w:r>
      <w:r w:rsidRPr="00803229">
        <w:rPr>
          <w:rFonts w:ascii="Times New Roman" w:eastAsia="Times New Roman" w:hAnsi="Times New Roman" w:cs="Times New Roman"/>
          <w:color w:val="000000"/>
        </w:rPr>
        <w:t xml:space="preserve"> response to drought would vary by population. Specifically, we predict that plants sourced from</w:t>
      </w:r>
      <w:r w:rsidR="0039614B">
        <w:rPr>
          <w:rFonts w:ascii="Times New Roman" w:eastAsia="Times New Roman" w:hAnsi="Times New Roman" w:cs="Times New Roman"/>
          <w:color w:val="000000"/>
        </w:rPr>
        <w:t xml:space="preserve"> hotter, drier, or more</w:t>
      </w:r>
      <w:r w:rsidRPr="00803229">
        <w:rPr>
          <w:rFonts w:ascii="Times New Roman" w:eastAsia="Times New Roman" w:hAnsi="Times New Roman" w:cs="Times New Roman"/>
          <w:color w:val="000000"/>
        </w:rPr>
        <w:t xml:space="preserve"> variable </w:t>
      </w:r>
      <w:r w:rsidR="00B47DB2">
        <w:rPr>
          <w:rFonts w:ascii="Times New Roman" w:eastAsia="Times New Roman" w:hAnsi="Times New Roman" w:cs="Times New Roman"/>
          <w:color w:val="000000"/>
        </w:rPr>
        <w:t>home sites</w:t>
      </w:r>
      <w:r w:rsidRPr="00803229">
        <w:rPr>
          <w:rFonts w:ascii="Times New Roman" w:eastAsia="Times New Roman" w:hAnsi="Times New Roman" w:cs="Times New Roman"/>
          <w:color w:val="000000"/>
        </w:rPr>
        <w:t xml:space="preserve"> would have low</w:t>
      </w:r>
      <w:r w:rsidR="00B47DB2">
        <w:rPr>
          <w:rFonts w:ascii="Times New Roman" w:eastAsia="Times New Roman" w:hAnsi="Times New Roman" w:cs="Times New Roman"/>
          <w:color w:val="000000"/>
        </w:rPr>
        <w:t xml:space="preserve">er </w:t>
      </w:r>
      <w:r w:rsidRPr="00803229">
        <w:rPr>
          <w:rFonts w:ascii="Times New Roman" w:eastAsia="Times New Roman" w:hAnsi="Times New Roman" w:cs="Times New Roman"/>
          <w:color w:val="000000"/>
        </w:rPr>
        <w:t xml:space="preserve">mortality, higher flowering, higher </w:t>
      </w:r>
      <w:r w:rsidR="00B47DB2">
        <w:rPr>
          <w:rFonts w:ascii="Times New Roman" w:eastAsia="Times New Roman" w:hAnsi="Times New Roman" w:cs="Times New Roman"/>
          <w:color w:val="000000"/>
        </w:rPr>
        <w:t xml:space="preserve">SLA (a proxy for relative growth rate; </w:t>
      </w:r>
      <w:commentRangeStart w:id="50"/>
      <w:r w:rsidR="00B47DB2" w:rsidRPr="00B47DB2">
        <w:rPr>
          <w:rFonts w:ascii="Times New Roman" w:eastAsia="Times New Roman" w:hAnsi="Times New Roman" w:cs="Times New Roman"/>
          <w:color w:val="000000"/>
          <w:highlight w:val="yellow"/>
        </w:rPr>
        <w:t xml:space="preserve">Cornelissen </w:t>
      </w:r>
      <w:ins w:id="51" w:author="Zoe Marie Klein" w:date="2023-02-01T07:57:00Z">
        <w:r w:rsidR="005054AB">
          <w:rPr>
            <w:rFonts w:ascii="Times New Roman" w:eastAsia="Times New Roman" w:hAnsi="Times New Roman" w:cs="Times New Roman"/>
            <w:color w:val="000000"/>
            <w:highlight w:val="yellow"/>
          </w:rPr>
          <w:t xml:space="preserve">et al. </w:t>
        </w:r>
      </w:ins>
      <w:r w:rsidR="00B47DB2" w:rsidRPr="00B47DB2">
        <w:rPr>
          <w:rFonts w:ascii="Times New Roman" w:eastAsia="Times New Roman" w:hAnsi="Times New Roman" w:cs="Times New Roman"/>
          <w:color w:val="000000"/>
          <w:highlight w:val="yellow"/>
        </w:rPr>
        <w:t>2003</w:t>
      </w:r>
      <w:commentRangeEnd w:id="50"/>
      <w:r w:rsidR="00BC54BD">
        <w:rPr>
          <w:rStyle w:val="CommentReference"/>
        </w:rPr>
        <w:commentReference w:id="50"/>
      </w:r>
      <w:proofErr w:type="gramStart"/>
      <w:r w:rsidR="00B47DB2">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w:t>
      </w:r>
      <w:proofErr w:type="gramEnd"/>
      <w:r w:rsidR="00B47DB2">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and allocate more biomass to roots</w:t>
      </w:r>
      <w:r w:rsidR="00B66DC3">
        <w:rPr>
          <w:rFonts w:ascii="Times New Roman" w:eastAsia="Times New Roman" w:hAnsi="Times New Roman" w:cs="Times New Roman"/>
          <w:color w:val="000000"/>
        </w:rPr>
        <w:t xml:space="preserve"> than those sourced from more</w:t>
      </w:r>
      <w:r w:rsidR="0039614B">
        <w:rPr>
          <w:rFonts w:ascii="Times New Roman" w:eastAsia="Times New Roman" w:hAnsi="Times New Roman" w:cs="Times New Roman"/>
          <w:color w:val="000000"/>
        </w:rPr>
        <w:t xml:space="preserve"> cooler, wetter, or more</w:t>
      </w:r>
      <w:r w:rsidR="00B66DC3">
        <w:rPr>
          <w:rFonts w:ascii="Times New Roman" w:eastAsia="Times New Roman" w:hAnsi="Times New Roman" w:cs="Times New Roman"/>
          <w:color w:val="000000"/>
        </w:rPr>
        <w:t xml:space="preserve"> predictable precipitation </w:t>
      </w:r>
      <w:r w:rsidR="00B47DB2">
        <w:rPr>
          <w:rFonts w:ascii="Times New Roman" w:eastAsia="Times New Roman" w:hAnsi="Times New Roman" w:cs="Times New Roman"/>
          <w:color w:val="000000"/>
        </w:rPr>
        <w:t>home sites</w:t>
      </w:r>
      <w:r w:rsidRPr="00803229">
        <w:rPr>
          <w:rFonts w:ascii="Times New Roman" w:eastAsia="Times New Roman" w:hAnsi="Times New Roman" w:cs="Times New Roman"/>
          <w:color w:val="000000"/>
        </w:rPr>
        <w:t>. We predict</w:t>
      </w:r>
      <w:r w:rsidRPr="00803229">
        <w:rPr>
          <w:rFonts w:ascii="Times New Roman" w:eastAsia="Times New Roman" w:hAnsi="Times New Roman" w:cs="Times New Roman"/>
        </w:rPr>
        <w:t xml:space="preserve">ed </w:t>
      </w:r>
      <w:r w:rsidRPr="00803229">
        <w:rPr>
          <w:rFonts w:ascii="Times New Roman" w:eastAsia="Times New Roman" w:hAnsi="Times New Roman" w:cs="Times New Roman"/>
          <w:color w:val="000000"/>
        </w:rPr>
        <w:t xml:space="preserve">populations adapted to variable rainfall </w:t>
      </w:r>
      <w:r w:rsidRPr="00803229">
        <w:rPr>
          <w:rFonts w:ascii="Times New Roman" w:eastAsia="Times New Roman" w:hAnsi="Times New Roman" w:cs="Times New Roman"/>
        </w:rPr>
        <w:t>would</w:t>
      </w:r>
      <w:r w:rsidRPr="00803229">
        <w:rPr>
          <w:rFonts w:ascii="Times New Roman" w:eastAsia="Times New Roman" w:hAnsi="Times New Roman" w:cs="Times New Roman"/>
          <w:color w:val="000000"/>
        </w:rPr>
        <w:t xml:space="preserve"> show higher plasticity in traits in response to drought</w:t>
      </w:r>
      <w:r w:rsidR="00B47DB2">
        <w:rPr>
          <w:rFonts w:ascii="Times New Roman" w:eastAsia="Times New Roman" w:hAnsi="Times New Roman" w:cs="Times New Roman"/>
          <w:color w:val="000000"/>
        </w:rPr>
        <w:t xml:space="preserve"> and</w:t>
      </w:r>
      <w:r w:rsidRPr="00803229">
        <w:rPr>
          <w:rFonts w:ascii="Times New Roman" w:eastAsia="Times New Roman" w:hAnsi="Times New Roman" w:cs="Times New Roman"/>
          <w:color w:val="000000"/>
        </w:rPr>
        <w:t xml:space="preserve"> we expect that geographic </w:t>
      </w:r>
      <w:r w:rsidR="00CC1C12">
        <w:rPr>
          <w:rFonts w:ascii="Times New Roman" w:eastAsia="Times New Roman" w:hAnsi="Times New Roman" w:cs="Times New Roman"/>
          <w:color w:val="000000"/>
        </w:rPr>
        <w:t>proximity</w:t>
      </w:r>
      <w:r w:rsidR="00CC1C12"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will not predict success </w:t>
      </w:r>
      <w:r w:rsidR="0039614B">
        <w:rPr>
          <w:rFonts w:ascii="Times New Roman" w:eastAsia="Times New Roman" w:hAnsi="Times New Roman" w:cs="Times New Roman"/>
          <w:color w:val="000000"/>
        </w:rPr>
        <w:t>of</w:t>
      </w:r>
      <w:r w:rsidRPr="00803229">
        <w:rPr>
          <w:rFonts w:ascii="Times New Roman" w:eastAsia="Times New Roman" w:hAnsi="Times New Roman" w:cs="Times New Roman"/>
          <w:color w:val="000000"/>
        </w:rPr>
        <w:t xml:space="preserve"> populations at the common garden. </w:t>
      </w:r>
    </w:p>
    <w:p w14:paraId="5A7AD75E" w14:textId="42D1E7B5" w:rsidR="0095766C" w:rsidRPr="00803229" w:rsidRDefault="0095766C" w:rsidP="00A4515C">
      <w:pPr>
        <w:spacing w:line="480" w:lineRule="auto"/>
        <w:rPr>
          <w:rFonts w:ascii="Times New Roman" w:eastAsia="Times New Roman" w:hAnsi="Times New Roman" w:cs="Times New Roman"/>
          <w:b/>
          <w:u w:val="single"/>
        </w:rPr>
      </w:pPr>
      <w:r w:rsidRPr="00803229">
        <w:rPr>
          <w:rFonts w:ascii="Times New Roman" w:eastAsia="Times New Roman" w:hAnsi="Times New Roman" w:cs="Times New Roman"/>
          <w:b/>
          <w:u w:val="single"/>
        </w:rPr>
        <w:t>Methods</w:t>
      </w:r>
    </w:p>
    <w:p w14:paraId="35A5225E" w14:textId="00FE93EF" w:rsidR="0095766C" w:rsidRPr="00BE53E2" w:rsidRDefault="0095766C" w:rsidP="0095766C">
      <w:pPr>
        <w:spacing w:line="480" w:lineRule="auto"/>
        <w:rPr>
          <w:rFonts w:ascii="Times New Roman" w:eastAsia="Times New Roman" w:hAnsi="Times New Roman" w:cs="Times New Roman"/>
          <w:b/>
          <w:i/>
          <w:iCs/>
        </w:rPr>
      </w:pPr>
      <w:r w:rsidRPr="00BE53E2">
        <w:rPr>
          <w:rFonts w:ascii="Times New Roman" w:eastAsia="Times New Roman" w:hAnsi="Times New Roman" w:cs="Times New Roman"/>
          <w:b/>
          <w:i/>
          <w:iCs/>
        </w:rPr>
        <w:t xml:space="preserve">Species and Population Selection </w:t>
      </w:r>
    </w:p>
    <w:p w14:paraId="1B24353C" w14:textId="31288220" w:rsidR="0095766C" w:rsidRPr="00803229" w:rsidRDefault="0095766C" w:rsidP="0095766C">
      <w:pPr>
        <w:spacing w:line="480" w:lineRule="auto"/>
        <w:ind w:firstLine="720"/>
        <w:jc w:val="both"/>
        <w:rPr>
          <w:rFonts w:ascii="Times New Roman" w:eastAsia="Times New Roman" w:hAnsi="Times New Roman" w:cs="Times New Roman"/>
          <w:color w:val="000000"/>
        </w:rPr>
      </w:pPr>
      <w:r w:rsidRPr="00803229">
        <w:rPr>
          <w:rFonts w:ascii="Times New Roman" w:eastAsia="Times New Roman" w:hAnsi="Times New Roman" w:cs="Times New Roman"/>
          <w:color w:val="000000"/>
        </w:rPr>
        <w:t xml:space="preserve">We chose </w:t>
      </w:r>
      <w:r w:rsidRPr="00803229">
        <w:rPr>
          <w:rFonts w:ascii="Times New Roman" w:eastAsia="Times New Roman" w:hAnsi="Times New Roman" w:cs="Times New Roman"/>
          <w:i/>
          <w:color w:val="000000"/>
        </w:rPr>
        <w:t>Plantago patagonica</w:t>
      </w:r>
      <w:r w:rsidR="00670069">
        <w:rPr>
          <w:rFonts w:ascii="Times New Roman" w:eastAsia="Times New Roman" w:hAnsi="Times New Roman" w:cs="Times New Roman"/>
          <w:i/>
          <w:color w:val="000000"/>
        </w:rPr>
        <w:t xml:space="preserve"> </w:t>
      </w:r>
      <w:r w:rsidR="00670069">
        <w:rPr>
          <w:rFonts w:ascii="Times New Roman" w:eastAsia="Times New Roman" w:hAnsi="Times New Roman" w:cs="Times New Roman"/>
          <w:iCs/>
          <w:color w:val="000000"/>
        </w:rPr>
        <w:t>(wooly plantain)</w:t>
      </w:r>
      <w:r w:rsidRPr="00803229">
        <w:rPr>
          <w:rFonts w:ascii="Times New Roman" w:eastAsia="Times New Roman" w:hAnsi="Times New Roman" w:cs="Times New Roman"/>
          <w:color w:val="000000"/>
        </w:rPr>
        <w:t xml:space="preserve"> as our study species based on its life history, ease of propagation,</w:t>
      </w:r>
      <w:r w:rsidR="002B07FE">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broad home range</w:t>
      </w:r>
      <w:r w:rsidR="002B07FE">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and</w:t>
      </w:r>
      <w:r w:rsidR="00CC1C12">
        <w:rPr>
          <w:rFonts w:ascii="Times New Roman" w:eastAsia="Times New Roman" w:hAnsi="Times New Roman" w:cs="Times New Roman"/>
          <w:color w:val="000000"/>
        </w:rPr>
        <w:t xml:space="preserve"> high</w:t>
      </w:r>
      <w:r w:rsidRPr="00803229">
        <w:rPr>
          <w:rFonts w:ascii="Times New Roman" w:eastAsia="Times New Roman" w:hAnsi="Times New Roman" w:cs="Times New Roman"/>
          <w:color w:val="000000"/>
        </w:rPr>
        <w:t xml:space="preserve"> </w:t>
      </w:r>
      <w:r w:rsidR="00727468">
        <w:rPr>
          <w:rFonts w:ascii="Times New Roman" w:eastAsia="Times New Roman" w:hAnsi="Times New Roman" w:cs="Times New Roman"/>
          <w:color w:val="000000"/>
        </w:rPr>
        <w:t>wild</w:t>
      </w:r>
      <w:r w:rsidR="00670069">
        <w:rPr>
          <w:rFonts w:ascii="Times New Roman" w:eastAsia="Times New Roman" w:hAnsi="Times New Roman" w:cs="Times New Roman"/>
          <w:color w:val="000000"/>
        </w:rPr>
        <w:t xml:space="preserve"> collected</w:t>
      </w:r>
      <w:r w:rsidR="00727468">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seed availability. </w:t>
      </w:r>
      <w:r w:rsidRPr="00803229">
        <w:rPr>
          <w:rFonts w:ascii="Times New Roman" w:eastAsia="Times New Roman" w:hAnsi="Times New Roman" w:cs="Times New Roman"/>
          <w:i/>
          <w:color w:val="000000"/>
        </w:rPr>
        <w:t>P</w:t>
      </w:r>
      <w:r w:rsidR="00CC1C12">
        <w:rPr>
          <w:rFonts w:ascii="Times New Roman" w:eastAsia="Times New Roman" w:hAnsi="Times New Roman" w:cs="Times New Roman"/>
          <w:i/>
        </w:rPr>
        <w:t>lantago</w:t>
      </w:r>
      <w:r w:rsidRPr="00803229">
        <w:rPr>
          <w:rFonts w:ascii="Times New Roman" w:eastAsia="Times New Roman" w:hAnsi="Times New Roman" w:cs="Times New Roman"/>
          <w:i/>
          <w:color w:val="000000"/>
        </w:rPr>
        <w:t xml:space="preserve"> patagonica</w:t>
      </w:r>
      <w:r w:rsidR="00670069">
        <w:rPr>
          <w:rFonts w:ascii="Times New Roman" w:eastAsia="Times New Roman" w:hAnsi="Times New Roman" w:cs="Times New Roman"/>
          <w:i/>
          <w:color w:val="000000"/>
        </w:rPr>
        <w:t xml:space="preserve"> </w:t>
      </w:r>
      <w:r w:rsidRPr="00803229">
        <w:rPr>
          <w:rFonts w:ascii="Times New Roman" w:eastAsia="Times New Roman" w:hAnsi="Times New Roman" w:cs="Times New Roman"/>
          <w:color w:val="000000"/>
        </w:rPr>
        <w:t>is a small statured</w:t>
      </w:r>
      <w:r w:rsidR="0039614B">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self-pollinating annual forb native to North </w:t>
      </w:r>
      <w:r w:rsidR="00670069">
        <w:rPr>
          <w:rFonts w:ascii="Times New Roman" w:eastAsia="Times New Roman" w:hAnsi="Times New Roman" w:cs="Times New Roman"/>
          <w:color w:val="000000"/>
        </w:rPr>
        <w:t xml:space="preserve">and </w:t>
      </w:r>
      <w:r w:rsidRPr="00803229">
        <w:rPr>
          <w:rFonts w:ascii="Times New Roman" w:eastAsia="Times New Roman" w:hAnsi="Times New Roman" w:cs="Times New Roman"/>
          <w:color w:val="000000"/>
        </w:rPr>
        <w:t xml:space="preserve">South America. Within the </w:t>
      </w:r>
      <w:r w:rsidR="00AE6674">
        <w:rPr>
          <w:rFonts w:ascii="Times New Roman" w:eastAsia="Times New Roman" w:hAnsi="Times New Roman" w:cs="Times New Roman"/>
          <w:color w:val="000000"/>
        </w:rPr>
        <w:t>s</w:t>
      </w:r>
      <w:r w:rsidRPr="00803229">
        <w:rPr>
          <w:rFonts w:ascii="Times New Roman" w:eastAsia="Times New Roman" w:hAnsi="Times New Roman" w:cs="Times New Roman"/>
          <w:color w:val="000000"/>
        </w:rPr>
        <w:t xml:space="preserve">outhwestern </w:t>
      </w:r>
      <w:r w:rsidR="00CC1C12">
        <w:rPr>
          <w:rFonts w:ascii="Times New Roman" w:eastAsia="Times New Roman" w:hAnsi="Times New Roman" w:cs="Times New Roman"/>
          <w:color w:val="000000"/>
        </w:rPr>
        <w:t>US</w:t>
      </w:r>
      <w:r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i/>
          <w:color w:val="000000"/>
        </w:rPr>
        <w:t xml:space="preserve">P. patagonica </w:t>
      </w:r>
      <w:r w:rsidRPr="00803229">
        <w:rPr>
          <w:rFonts w:ascii="Times New Roman" w:eastAsia="Times New Roman" w:hAnsi="Times New Roman" w:cs="Times New Roman"/>
          <w:color w:val="000000"/>
        </w:rPr>
        <w:t xml:space="preserve">is common and widespread, and lives as both a winter and spring annual depending on the prevailing </w:t>
      </w:r>
      <w:r w:rsidRPr="00803229">
        <w:rPr>
          <w:rFonts w:ascii="Times New Roman" w:eastAsia="Times New Roman" w:hAnsi="Times New Roman" w:cs="Times New Roman"/>
        </w:rPr>
        <w:t>climate</w:t>
      </w:r>
      <w:r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i/>
          <w:color w:val="000000"/>
        </w:rPr>
        <w:t>P</w:t>
      </w:r>
      <w:r w:rsidR="00CC1C12">
        <w:rPr>
          <w:rFonts w:ascii="Times New Roman" w:eastAsia="Times New Roman" w:hAnsi="Times New Roman" w:cs="Times New Roman"/>
          <w:i/>
          <w:color w:val="000000"/>
        </w:rPr>
        <w:t>lantago</w:t>
      </w:r>
      <w:r w:rsidRPr="00803229">
        <w:rPr>
          <w:rFonts w:ascii="Times New Roman" w:eastAsia="Times New Roman" w:hAnsi="Times New Roman" w:cs="Times New Roman"/>
          <w:i/>
          <w:color w:val="000000"/>
        </w:rPr>
        <w:t xml:space="preserve"> patagonica</w:t>
      </w:r>
      <w:r w:rsidRPr="00803229">
        <w:rPr>
          <w:rFonts w:ascii="Times New Roman" w:eastAsia="Times New Roman" w:hAnsi="Times New Roman" w:cs="Times New Roman"/>
          <w:color w:val="000000"/>
        </w:rPr>
        <w:t xml:space="preserve"> was identified as a priority restoration species by the </w:t>
      </w:r>
      <w:r w:rsidR="00CC1C12">
        <w:rPr>
          <w:rFonts w:ascii="Times New Roman" w:eastAsia="Times New Roman" w:hAnsi="Times New Roman" w:cs="Times New Roman"/>
          <w:color w:val="000000"/>
        </w:rPr>
        <w:t xml:space="preserve">Bureau of Land Management’s </w:t>
      </w:r>
      <w:r w:rsidRPr="00803229">
        <w:rPr>
          <w:rFonts w:ascii="Times New Roman" w:eastAsia="Times New Roman" w:hAnsi="Times New Roman" w:cs="Times New Roman"/>
          <w:color w:val="000000"/>
        </w:rPr>
        <w:t xml:space="preserve">Colorado Plateau Native Plant Program due to its high likelihood for establishment </w:t>
      </w:r>
      <w:sdt>
        <w:sdtPr>
          <w:rPr>
            <w:rFonts w:ascii="Times New Roman" w:hAnsi="Times New Roman" w:cs="Times New Roman"/>
          </w:rPr>
          <w:tag w:val="goog_rdk_0"/>
          <w:id w:val="-1512825063"/>
        </w:sdtPr>
        <w:sdtContent/>
      </w:sdt>
      <w:r w:rsidRPr="00803229">
        <w:rPr>
          <w:rFonts w:ascii="Times New Roman" w:eastAsia="Times New Roman" w:hAnsi="Times New Roman" w:cs="Times New Roman"/>
          <w:color w:val="000000"/>
        </w:rPr>
        <w:t>in large scale projects (</w:t>
      </w:r>
      <w:hyperlink r:id="rId12">
        <w:r w:rsidRPr="00803229">
          <w:rPr>
            <w:rFonts w:ascii="Times New Roman" w:eastAsia="Times New Roman" w:hAnsi="Times New Roman" w:cs="Times New Roman"/>
            <w:color w:val="000000"/>
            <w:u w:val="single"/>
          </w:rPr>
          <w:t>Wood et al. 2015</w:t>
        </w:r>
      </w:hyperlink>
      <w:r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lastRenderedPageBreak/>
        <w:t>high germination probability (</w:t>
      </w:r>
      <w:proofErr w:type="spellStart"/>
      <w:r w:rsidRPr="00803229">
        <w:rPr>
          <w:rFonts w:ascii="Times New Roman" w:eastAsia="Times New Roman" w:hAnsi="Times New Roman" w:cs="Times New Roman"/>
          <w:color w:val="000000"/>
        </w:rPr>
        <w:t>Gremer</w:t>
      </w:r>
      <w:proofErr w:type="spellEnd"/>
      <w:r w:rsidRPr="00803229">
        <w:rPr>
          <w:rFonts w:ascii="Times New Roman" w:eastAsia="Times New Roman" w:hAnsi="Times New Roman" w:cs="Times New Roman"/>
          <w:color w:val="000000"/>
        </w:rPr>
        <w:t xml:space="preserve"> and Venable 2014), </w:t>
      </w:r>
      <w:r w:rsidR="00670069">
        <w:rPr>
          <w:rFonts w:ascii="Times New Roman" w:eastAsia="Times New Roman" w:hAnsi="Times New Roman" w:cs="Times New Roman"/>
          <w:color w:val="000000"/>
        </w:rPr>
        <w:t xml:space="preserve">the </w:t>
      </w:r>
      <w:r w:rsidRPr="00803229">
        <w:rPr>
          <w:rFonts w:ascii="Times New Roman" w:eastAsia="Times New Roman" w:hAnsi="Times New Roman" w:cs="Times New Roman"/>
          <w:color w:val="000000"/>
        </w:rPr>
        <w:t>ability to</w:t>
      </w:r>
      <w:r w:rsidR="0039614B">
        <w:rPr>
          <w:rFonts w:ascii="Times New Roman" w:eastAsia="Times New Roman" w:hAnsi="Times New Roman" w:cs="Times New Roman"/>
          <w:color w:val="000000"/>
        </w:rPr>
        <w:t xml:space="preserve"> form a</w:t>
      </w:r>
      <w:r w:rsidRPr="00803229">
        <w:rPr>
          <w:rFonts w:ascii="Times New Roman" w:eastAsia="Times New Roman" w:hAnsi="Times New Roman" w:cs="Times New Roman"/>
          <w:color w:val="000000"/>
        </w:rPr>
        <w:t xml:space="preserve"> seed bank (Haight et al. 2019), and its potential role </w:t>
      </w:r>
      <w:r w:rsidR="0039614B">
        <w:rPr>
          <w:rFonts w:ascii="Times New Roman" w:eastAsia="Times New Roman" w:hAnsi="Times New Roman" w:cs="Times New Roman"/>
          <w:color w:val="000000"/>
        </w:rPr>
        <w:t>in</w:t>
      </w:r>
      <w:r w:rsidRPr="00803229">
        <w:rPr>
          <w:rFonts w:ascii="Times New Roman" w:eastAsia="Times New Roman" w:hAnsi="Times New Roman" w:cs="Times New Roman"/>
          <w:color w:val="000000"/>
        </w:rPr>
        <w:t xml:space="preserve"> promot</w:t>
      </w:r>
      <w:r w:rsidR="0039614B">
        <w:rPr>
          <w:rFonts w:ascii="Times New Roman" w:eastAsia="Times New Roman" w:hAnsi="Times New Roman" w:cs="Times New Roman"/>
          <w:color w:val="000000"/>
        </w:rPr>
        <w:t>ing</w:t>
      </w:r>
      <w:r w:rsidRPr="00803229">
        <w:rPr>
          <w:rFonts w:ascii="Times New Roman" w:eastAsia="Times New Roman" w:hAnsi="Times New Roman" w:cs="Times New Roman"/>
          <w:color w:val="000000"/>
        </w:rPr>
        <w:t xml:space="preserve"> perennial establishment (</w:t>
      </w:r>
      <w:r w:rsidR="005F6D35">
        <w:rPr>
          <w:rFonts w:ascii="Times New Roman" w:eastAsia="Times New Roman" w:hAnsi="Times New Roman" w:cs="Times New Roman"/>
          <w:color w:val="000000"/>
        </w:rPr>
        <w:t>Barak et al. 2015</w:t>
      </w:r>
      <w:r w:rsidRPr="00803229">
        <w:rPr>
          <w:rFonts w:ascii="Times New Roman" w:eastAsia="Times New Roman" w:hAnsi="Times New Roman" w:cs="Times New Roman"/>
          <w:color w:val="000000"/>
        </w:rPr>
        <w:t xml:space="preserve">). </w:t>
      </w:r>
    </w:p>
    <w:p w14:paraId="571B0467" w14:textId="495A8B2D" w:rsidR="0095766C" w:rsidRPr="00803229" w:rsidRDefault="0095766C" w:rsidP="0095766C">
      <w:pPr>
        <w:spacing w:line="480" w:lineRule="auto"/>
        <w:ind w:firstLine="720"/>
        <w:jc w:val="both"/>
        <w:rPr>
          <w:rFonts w:ascii="Times New Roman" w:hAnsi="Times New Roman" w:cs="Times New Roman"/>
          <w:color w:val="000000"/>
        </w:rPr>
      </w:pPr>
      <w:r w:rsidRPr="00803229">
        <w:rPr>
          <w:rFonts w:ascii="Times New Roman" w:eastAsia="Times New Roman" w:hAnsi="Times New Roman" w:cs="Times New Roman"/>
          <w:color w:val="000000"/>
        </w:rPr>
        <w:t xml:space="preserve"> We chose 12 populations of </w:t>
      </w:r>
      <w:r w:rsidRPr="00803229">
        <w:rPr>
          <w:rFonts w:ascii="Times New Roman" w:eastAsia="Times New Roman" w:hAnsi="Times New Roman" w:cs="Times New Roman"/>
          <w:i/>
          <w:iCs/>
          <w:color w:val="000000"/>
        </w:rPr>
        <w:t>P. patagonica</w:t>
      </w:r>
      <w:r w:rsidR="0039614B">
        <w:rPr>
          <w:rFonts w:ascii="Times New Roman" w:eastAsia="Times New Roman" w:hAnsi="Times New Roman" w:cs="Times New Roman"/>
          <w:i/>
          <w:iCs/>
          <w:color w:val="000000"/>
        </w:rPr>
        <w:t xml:space="preserve"> </w:t>
      </w:r>
      <w:r w:rsidR="0039614B">
        <w:rPr>
          <w:rFonts w:ascii="Times New Roman" w:eastAsia="Times New Roman" w:hAnsi="Times New Roman" w:cs="Times New Roman"/>
          <w:color w:val="000000"/>
        </w:rPr>
        <w:t>(Map 1)</w:t>
      </w:r>
      <w:r w:rsidRPr="00803229">
        <w:rPr>
          <w:rFonts w:ascii="Times New Roman" w:eastAsia="Times New Roman" w:hAnsi="Times New Roman" w:cs="Times New Roman"/>
          <w:i/>
          <w:iCs/>
          <w:color w:val="000000"/>
        </w:rPr>
        <w:t xml:space="preserve"> </w:t>
      </w:r>
      <w:r w:rsidRPr="00803229">
        <w:rPr>
          <w:rFonts w:ascii="Times New Roman" w:eastAsia="Times New Roman" w:hAnsi="Times New Roman" w:cs="Times New Roman"/>
          <w:color w:val="000000"/>
        </w:rPr>
        <w:t>from a pool of 81</w:t>
      </w:r>
      <w:r w:rsidR="00AA7215">
        <w:rPr>
          <w:rFonts w:ascii="Times New Roman" w:eastAsia="Times New Roman" w:hAnsi="Times New Roman" w:cs="Times New Roman"/>
          <w:color w:val="000000"/>
        </w:rPr>
        <w:t xml:space="preserve"> potential</w:t>
      </w:r>
      <w:r w:rsidRPr="00803229">
        <w:rPr>
          <w:rFonts w:ascii="Times New Roman" w:eastAsia="Times New Roman" w:hAnsi="Times New Roman" w:cs="Times New Roman"/>
          <w:color w:val="000000"/>
        </w:rPr>
        <w:t xml:space="preserve"> source locations based on</w:t>
      </w:r>
      <w:sdt>
        <w:sdtPr>
          <w:rPr>
            <w:rFonts w:ascii="Times New Roman" w:hAnsi="Times New Roman" w:cs="Times New Roman"/>
          </w:rPr>
          <w:tag w:val="goog_rdk_7"/>
          <w:id w:val="-1485003223"/>
        </w:sdtPr>
        <w:sdtContent/>
      </w:sdt>
      <w:r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rPr>
        <w:t>the following</w:t>
      </w:r>
      <w:r w:rsidRPr="00803229">
        <w:rPr>
          <w:rFonts w:ascii="Times New Roman" w:eastAsia="Times New Roman" w:hAnsi="Times New Roman" w:cs="Times New Roman"/>
          <w:color w:val="000000"/>
        </w:rPr>
        <w:t xml:space="preserve"> criteria</w:t>
      </w:r>
      <w:r w:rsidR="00AA7215">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first</w:t>
      </w:r>
      <w:r w:rsidR="00AA7215">
        <w:rPr>
          <w:rFonts w:ascii="Times New Roman" w:eastAsia="Times New Roman" w:hAnsi="Times New Roman" w:cs="Times New Roman"/>
          <w:color w:val="000000"/>
        </w:rPr>
        <w:t>, we</w:t>
      </w:r>
      <w:r w:rsidRPr="00803229">
        <w:rPr>
          <w:rFonts w:ascii="Times New Roman" w:eastAsia="Times New Roman" w:hAnsi="Times New Roman" w:cs="Times New Roman"/>
          <w:color w:val="000000"/>
        </w:rPr>
        <w:t xml:space="preserve"> </w:t>
      </w:r>
      <w:r w:rsidR="00CC1C12">
        <w:rPr>
          <w:rFonts w:ascii="Times New Roman" w:eastAsia="Times New Roman" w:hAnsi="Times New Roman" w:cs="Times New Roman"/>
          <w:color w:val="000000"/>
        </w:rPr>
        <w:t>classified</w:t>
      </w:r>
      <w:r w:rsidR="00CC1C12"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populations from northern regions (Utah and Colorado) and southern regions (New Mexico and Arizona) of the southwest. </w:t>
      </w:r>
      <w:r w:rsidR="00AB6FB5" w:rsidRPr="00803229">
        <w:rPr>
          <w:rFonts w:ascii="Times New Roman" w:eastAsia="Times New Roman" w:hAnsi="Times New Roman" w:cs="Times New Roman"/>
          <w:color w:val="000000"/>
        </w:rPr>
        <w:t xml:space="preserve">This </w:t>
      </w:r>
      <w:r w:rsidR="00AB6FB5">
        <w:rPr>
          <w:rFonts w:ascii="Times New Roman" w:eastAsia="Times New Roman" w:hAnsi="Times New Roman" w:cs="Times New Roman"/>
          <w:color w:val="000000"/>
        </w:rPr>
        <w:t>sorted</w:t>
      </w:r>
      <w:r w:rsidR="00CC1C12">
        <w:rPr>
          <w:rFonts w:ascii="Times New Roman" w:eastAsia="Times New Roman" w:hAnsi="Times New Roman" w:cs="Times New Roman"/>
          <w:color w:val="000000"/>
        </w:rPr>
        <w:t xml:space="preserve"> populations </w:t>
      </w:r>
      <w:r w:rsidR="00B30905">
        <w:rPr>
          <w:rFonts w:ascii="Times New Roman" w:eastAsia="Times New Roman" w:hAnsi="Times New Roman" w:cs="Times New Roman"/>
          <w:color w:val="000000"/>
        </w:rPr>
        <w:t xml:space="preserve">by </w:t>
      </w:r>
      <w:r w:rsidR="00464B86">
        <w:rPr>
          <w:rFonts w:ascii="Times New Roman" w:eastAsia="Times New Roman" w:hAnsi="Times New Roman" w:cs="Times New Roman"/>
          <w:color w:val="000000"/>
        </w:rPr>
        <w:t>dominant</w:t>
      </w:r>
      <w:r w:rsidR="00B30905">
        <w:rPr>
          <w:rFonts w:ascii="Times New Roman" w:eastAsia="Times New Roman" w:hAnsi="Times New Roman" w:cs="Times New Roman"/>
          <w:color w:val="000000"/>
        </w:rPr>
        <w:t xml:space="preserve"> precipitation patterns </w:t>
      </w:r>
      <w:r w:rsidRPr="00803229">
        <w:rPr>
          <w:rFonts w:ascii="Times New Roman" w:eastAsia="Times New Roman" w:hAnsi="Times New Roman" w:cs="Times New Roman"/>
          <w:color w:val="000000"/>
        </w:rPr>
        <w:t>within the region (</w:t>
      </w:r>
      <w:proofErr w:type="spellStart"/>
      <w:r w:rsidR="0024498C">
        <w:fldChar w:fldCharType="begin"/>
      </w:r>
      <w:r w:rsidR="0024498C">
        <w:instrText xml:space="preserve"> HYPERLINK "https://www.ecologyandsociety.org/vol13/iss2/art28/" \h </w:instrText>
      </w:r>
      <w:r w:rsidR="0024498C">
        <w:fldChar w:fldCharType="separate"/>
      </w:r>
      <w:r w:rsidRPr="00803229">
        <w:rPr>
          <w:rFonts w:ascii="Times New Roman" w:eastAsia="Times New Roman" w:hAnsi="Times New Roman" w:cs="Times New Roman"/>
          <w:color w:val="000000"/>
          <w:u w:val="single"/>
        </w:rPr>
        <w:t>Schwinning</w:t>
      </w:r>
      <w:proofErr w:type="spellEnd"/>
      <w:r w:rsidRPr="00803229">
        <w:rPr>
          <w:rFonts w:ascii="Times New Roman" w:eastAsia="Times New Roman" w:hAnsi="Times New Roman" w:cs="Times New Roman"/>
          <w:color w:val="000000"/>
          <w:u w:val="single"/>
        </w:rPr>
        <w:t xml:space="preserve"> et al. 2008</w:t>
      </w:r>
      <w:r w:rsidR="0024498C">
        <w:rPr>
          <w:rFonts w:ascii="Times New Roman" w:eastAsia="Times New Roman" w:hAnsi="Times New Roman" w:cs="Times New Roman"/>
          <w:color w:val="000000"/>
          <w:u w:val="single"/>
        </w:rPr>
        <w:fldChar w:fldCharType="end"/>
      </w:r>
      <w:r w:rsidRPr="00803229">
        <w:rPr>
          <w:rFonts w:ascii="Times New Roman" w:eastAsia="Times New Roman" w:hAnsi="Times New Roman" w:cs="Times New Roman"/>
          <w:color w:val="000000"/>
        </w:rPr>
        <w:t xml:space="preserve">). Coarsely, southern </w:t>
      </w:r>
      <w:r w:rsidR="00B30905">
        <w:rPr>
          <w:rFonts w:ascii="Times New Roman" w:eastAsia="Times New Roman" w:hAnsi="Times New Roman" w:cs="Times New Roman"/>
          <w:color w:val="000000"/>
        </w:rPr>
        <w:t>populations</w:t>
      </w:r>
      <w:r w:rsidR="00B30905"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receive monsoonal rainfall, and northern states do not</w:t>
      </w:r>
      <w:r w:rsidR="00B30905">
        <w:rPr>
          <w:rFonts w:ascii="Times New Roman" w:eastAsia="Times New Roman" w:hAnsi="Times New Roman" w:cs="Times New Roman"/>
          <w:color w:val="000000"/>
        </w:rPr>
        <w:t xml:space="preserve"> experience a monsoonal precipitation pattern</w:t>
      </w:r>
      <w:r w:rsidRPr="00803229">
        <w:rPr>
          <w:rFonts w:ascii="Times New Roman" w:eastAsia="Times New Roman" w:hAnsi="Times New Roman" w:cs="Times New Roman"/>
          <w:color w:val="000000"/>
        </w:rPr>
        <w:t xml:space="preserve">. Second, we stratified each </w:t>
      </w:r>
      <w:r w:rsidR="00B30905">
        <w:rPr>
          <w:rFonts w:ascii="Times New Roman" w:eastAsia="Times New Roman" w:hAnsi="Times New Roman" w:cs="Times New Roman"/>
          <w:color w:val="000000"/>
        </w:rPr>
        <w:t>region</w:t>
      </w:r>
      <w:r w:rsidR="00B30905"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 xml:space="preserve">into three temperature categories based on 30-year mean annual temperature (MAT): high (12-18ºC), medium (11-12ºC), and low (8-11ºC). Lastly, using 30-year mean annual precipitation (MAP) and standard deviation </w:t>
      </w:r>
      <w:r w:rsidR="00B30905">
        <w:rPr>
          <w:rFonts w:ascii="Times New Roman" w:eastAsia="Times New Roman" w:hAnsi="Times New Roman" w:cs="Times New Roman"/>
          <w:color w:val="000000"/>
        </w:rPr>
        <w:t xml:space="preserve">of MAP </w:t>
      </w:r>
      <w:r w:rsidRPr="00803229">
        <w:rPr>
          <w:rFonts w:ascii="Times New Roman" w:eastAsia="Times New Roman" w:hAnsi="Times New Roman" w:cs="Times New Roman"/>
          <w:color w:val="000000"/>
        </w:rPr>
        <w:t>for each site</w:t>
      </w:r>
      <w:r w:rsidR="00AA7215">
        <w:rPr>
          <w:rFonts w:ascii="Times New Roman" w:eastAsia="Times New Roman" w:hAnsi="Times New Roman" w:cs="Times New Roman"/>
          <w:color w:val="000000"/>
        </w:rPr>
        <w:t>,</w:t>
      </w:r>
      <w:r w:rsidRPr="00803229">
        <w:rPr>
          <w:rFonts w:ascii="Times New Roman" w:eastAsia="Times New Roman" w:hAnsi="Times New Roman" w:cs="Times New Roman"/>
          <w:color w:val="000000"/>
        </w:rPr>
        <w:t xml:space="preserve"> we calculated the coefficient of variation (CV) </w:t>
      </w:r>
      <w:r w:rsidR="00AA7215">
        <w:rPr>
          <w:rFonts w:ascii="Times New Roman" w:eastAsia="Times New Roman" w:hAnsi="Times New Roman" w:cs="Times New Roman"/>
          <w:color w:val="000000"/>
        </w:rPr>
        <w:t>and</w:t>
      </w:r>
      <w:r w:rsidRPr="00803229">
        <w:rPr>
          <w:rFonts w:ascii="Times New Roman" w:eastAsia="Times New Roman" w:hAnsi="Times New Roman" w:cs="Times New Roman"/>
          <w:color w:val="000000"/>
        </w:rPr>
        <w:t xml:space="preserve"> classif</w:t>
      </w:r>
      <w:r w:rsidR="00AA7215">
        <w:rPr>
          <w:rFonts w:ascii="Times New Roman" w:eastAsia="Times New Roman" w:hAnsi="Times New Roman" w:cs="Times New Roman"/>
          <w:color w:val="000000"/>
        </w:rPr>
        <w:t>ied</w:t>
      </w:r>
      <w:r w:rsidRPr="00803229">
        <w:rPr>
          <w:rFonts w:ascii="Times New Roman" w:eastAsia="Times New Roman" w:hAnsi="Times New Roman" w:cs="Times New Roman"/>
          <w:color w:val="000000"/>
        </w:rPr>
        <w:t xml:space="preserve"> rainfall </w:t>
      </w:r>
      <w:r w:rsidR="00B30905">
        <w:rPr>
          <w:rFonts w:ascii="Times New Roman" w:eastAsia="Times New Roman" w:hAnsi="Times New Roman" w:cs="Times New Roman"/>
          <w:color w:val="000000"/>
        </w:rPr>
        <w:t>variability</w:t>
      </w:r>
      <w:r w:rsidR="00B30905" w:rsidRPr="00803229">
        <w:rPr>
          <w:rFonts w:ascii="Times New Roman" w:eastAsia="Times New Roman" w:hAnsi="Times New Roman" w:cs="Times New Roman"/>
          <w:color w:val="000000"/>
        </w:rPr>
        <w:t xml:space="preserve"> </w:t>
      </w:r>
      <w:r w:rsidR="00AA7215">
        <w:rPr>
          <w:rFonts w:ascii="Times New Roman" w:eastAsia="Times New Roman" w:hAnsi="Times New Roman" w:cs="Times New Roman"/>
          <w:color w:val="000000"/>
        </w:rPr>
        <w:t>for each source</w:t>
      </w:r>
      <w:r w:rsidRPr="00803229">
        <w:rPr>
          <w:rFonts w:ascii="Times New Roman" w:eastAsia="Times New Roman" w:hAnsi="Times New Roman" w:cs="Times New Roman"/>
          <w:color w:val="000000"/>
        </w:rPr>
        <w:t xml:space="preserve"> into high (29.5-45%) and low (23-29.</w:t>
      </w:r>
      <w:r w:rsidR="00B30905">
        <w:rPr>
          <w:rFonts w:ascii="Times New Roman" w:eastAsia="Times New Roman" w:hAnsi="Times New Roman" w:cs="Times New Roman"/>
          <w:color w:val="000000"/>
        </w:rPr>
        <w:t>4</w:t>
      </w:r>
      <w:r w:rsidRPr="00803229">
        <w:rPr>
          <w:rFonts w:ascii="Times New Roman" w:eastAsia="Times New Roman" w:hAnsi="Times New Roman" w:cs="Times New Roman"/>
          <w:color w:val="000000"/>
        </w:rPr>
        <w:t xml:space="preserve">%) </w:t>
      </w:r>
      <w:r w:rsidR="00B30905">
        <w:rPr>
          <w:rFonts w:ascii="Times New Roman" w:eastAsia="Times New Roman" w:hAnsi="Times New Roman" w:cs="Times New Roman"/>
          <w:color w:val="000000"/>
        </w:rPr>
        <w:t>variability</w:t>
      </w:r>
      <w:r w:rsidRPr="00803229">
        <w:rPr>
          <w:rFonts w:ascii="Times New Roman" w:eastAsia="Times New Roman" w:hAnsi="Times New Roman" w:cs="Times New Roman"/>
          <w:color w:val="000000"/>
        </w:rPr>
        <w:t xml:space="preserve">. </w:t>
      </w:r>
      <w:r w:rsidR="00B30905">
        <w:rPr>
          <w:rFonts w:ascii="Times New Roman" w:eastAsia="Times New Roman" w:hAnsi="Times New Roman" w:cs="Times New Roman"/>
          <w:color w:val="000000"/>
        </w:rPr>
        <w:t xml:space="preserve">To create a balanced design that captured prevailing precipitation patterns and temperature ranges from </w:t>
      </w:r>
      <w:r w:rsidRPr="00803229">
        <w:rPr>
          <w:rFonts w:ascii="Times New Roman" w:eastAsia="Times New Roman" w:hAnsi="Times New Roman" w:cs="Times New Roman"/>
          <w:color w:val="000000"/>
        </w:rPr>
        <w:t>both</w:t>
      </w:r>
      <w:r w:rsidR="00B30905">
        <w:rPr>
          <w:rFonts w:ascii="Times New Roman" w:eastAsia="Times New Roman" w:hAnsi="Times New Roman" w:cs="Times New Roman"/>
          <w:color w:val="000000"/>
        </w:rPr>
        <w:t xml:space="preserve"> the</w:t>
      </w:r>
      <w:r w:rsidRPr="00803229">
        <w:rPr>
          <w:rFonts w:ascii="Times New Roman" w:eastAsia="Times New Roman" w:hAnsi="Times New Roman" w:cs="Times New Roman"/>
          <w:color w:val="000000"/>
        </w:rPr>
        <w:t xml:space="preserve"> southern and northern </w:t>
      </w:r>
      <w:r w:rsidR="00B30905">
        <w:rPr>
          <w:rFonts w:ascii="Times New Roman" w:eastAsia="Times New Roman" w:hAnsi="Times New Roman" w:cs="Times New Roman"/>
          <w:color w:val="000000"/>
        </w:rPr>
        <w:t>regions of the southwest,</w:t>
      </w:r>
      <w:r w:rsidR="00B30905"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we chose six</w:t>
      </w:r>
      <w:r w:rsidR="009D4381"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color w:val="000000"/>
        </w:rPr>
        <w:t>populations from high and low cv levels in each temperature category (high, mid, low) which resulted in 12 total populations (</w:t>
      </w:r>
      <w:sdt>
        <w:sdtPr>
          <w:rPr>
            <w:rFonts w:ascii="Times New Roman" w:hAnsi="Times New Roman" w:cs="Times New Roman"/>
          </w:rPr>
          <w:tag w:val="goog_rdk_10"/>
          <w:id w:val="-1062783688"/>
        </w:sdtPr>
        <w:sdtContent/>
      </w:sdt>
      <w:sdt>
        <w:sdtPr>
          <w:rPr>
            <w:rFonts w:ascii="Times New Roman" w:hAnsi="Times New Roman" w:cs="Times New Roman"/>
          </w:rPr>
          <w:tag w:val="goog_rdk_11"/>
          <w:id w:val="402633"/>
        </w:sdtPr>
        <w:sdtContent/>
      </w:sdt>
      <w:r w:rsidRPr="00803229">
        <w:rPr>
          <w:rFonts w:ascii="Times New Roman" w:eastAsia="Times New Roman" w:hAnsi="Times New Roman" w:cs="Times New Roman"/>
          <w:color w:val="000000"/>
        </w:rPr>
        <w:t>Table 1</w:t>
      </w:r>
      <w:r w:rsidRPr="00803229">
        <w:rPr>
          <w:rFonts w:ascii="Times New Roman" w:eastAsia="Times New Roman" w:hAnsi="Times New Roman" w:cs="Times New Roman"/>
        </w:rPr>
        <w:t>)</w:t>
      </w:r>
      <w:r w:rsidRPr="00803229">
        <w:rPr>
          <w:rFonts w:ascii="Times New Roman" w:eastAsia="Times New Roman" w:hAnsi="Times New Roman" w:cs="Times New Roman"/>
          <w:color w:val="000000"/>
        </w:rPr>
        <w:t>.</w:t>
      </w:r>
      <w:r w:rsidRPr="00803229">
        <w:rPr>
          <w:rFonts w:ascii="Times New Roman" w:hAnsi="Times New Roman" w:cs="Times New Roman"/>
          <w:color w:val="000000"/>
        </w:rPr>
        <w:t xml:space="preserve"> </w:t>
      </w:r>
      <w:r w:rsidR="0039614B" w:rsidRPr="0039614B">
        <w:rPr>
          <w:rFonts w:ascii="Times New Roman" w:eastAsia="Times New Roman" w:hAnsi="Times New Roman" w:cs="Times New Roman"/>
          <w:color w:val="000000"/>
        </w:rPr>
        <w:t xml:space="preserve"> </w:t>
      </w:r>
      <w:r w:rsidR="0039614B" w:rsidRPr="00803229">
        <w:rPr>
          <w:rFonts w:ascii="Times New Roman" w:eastAsia="Times New Roman" w:hAnsi="Times New Roman" w:cs="Times New Roman"/>
          <w:color w:val="000000"/>
        </w:rPr>
        <w:t xml:space="preserve">We obtained all home environmental characteristics using </w:t>
      </w:r>
      <w:r w:rsidR="0039614B" w:rsidRPr="00803229">
        <w:rPr>
          <w:rFonts w:ascii="Times New Roman" w:eastAsia="Times New Roman" w:hAnsi="Times New Roman" w:cs="Times New Roman"/>
        </w:rPr>
        <w:t xml:space="preserve">Oregon State University’s </w:t>
      </w:r>
      <w:sdt>
        <w:sdtPr>
          <w:rPr>
            <w:rFonts w:ascii="Times New Roman" w:hAnsi="Times New Roman" w:cs="Times New Roman"/>
          </w:rPr>
          <w:tag w:val="goog_rdk_4"/>
          <w:id w:val="-498648700"/>
        </w:sdtPr>
        <w:sdtContent/>
      </w:sdt>
      <w:r w:rsidR="0039614B" w:rsidRPr="00803229">
        <w:rPr>
          <w:rFonts w:ascii="Times New Roman" w:eastAsia="Times New Roman" w:hAnsi="Times New Roman" w:cs="Times New Roman"/>
          <w:color w:val="000000"/>
        </w:rPr>
        <w:t>PRISM data explorer for individual locations (</w:t>
      </w:r>
      <w:sdt>
        <w:sdtPr>
          <w:rPr>
            <w:rFonts w:ascii="Times New Roman" w:hAnsi="Times New Roman" w:cs="Times New Roman"/>
          </w:rPr>
          <w:tag w:val="goog_rdk_5"/>
          <w:id w:val="-542673244"/>
        </w:sdtPr>
        <w:sdtContent/>
      </w:sdt>
      <w:sdt>
        <w:sdtPr>
          <w:rPr>
            <w:rFonts w:ascii="Times New Roman" w:hAnsi="Times New Roman" w:cs="Times New Roman"/>
          </w:rPr>
          <w:tag w:val="goog_rdk_6"/>
          <w:id w:val="-794208773"/>
        </w:sdtPr>
        <w:sdtContent/>
      </w:sdt>
      <w:r w:rsidR="0039614B" w:rsidRPr="00803229">
        <w:rPr>
          <w:rFonts w:ascii="Times New Roman" w:eastAsia="Times New Roman" w:hAnsi="Times New Roman" w:cs="Times New Roman"/>
          <w:color w:val="000000"/>
        </w:rPr>
        <w:t>PRISM Climate Group).</w:t>
      </w:r>
    </w:p>
    <w:p w14:paraId="4284D9CE" w14:textId="2CFA536C" w:rsidR="0095766C" w:rsidRPr="00BE53E2" w:rsidRDefault="00942B34" w:rsidP="0095766C">
      <w:pPr>
        <w:spacing w:line="480" w:lineRule="auto"/>
        <w:jc w:val="both"/>
        <w:rPr>
          <w:rFonts w:ascii="Times New Roman" w:eastAsia="Times New Roman" w:hAnsi="Times New Roman" w:cs="Times New Roman"/>
          <w:b/>
          <w:i/>
          <w:iCs/>
          <w:color w:val="000000"/>
        </w:rPr>
      </w:pPr>
      <w:r>
        <w:rPr>
          <w:rFonts w:ascii="Times New Roman" w:eastAsia="Times New Roman" w:hAnsi="Times New Roman" w:cs="Times New Roman"/>
          <w:b/>
          <w:i/>
          <w:iCs/>
          <w:color w:val="000000"/>
        </w:rPr>
        <w:t xml:space="preserve">Propagation </w:t>
      </w:r>
      <w:r w:rsidR="007A6E24">
        <w:rPr>
          <w:rFonts w:ascii="Times New Roman" w:eastAsia="Times New Roman" w:hAnsi="Times New Roman" w:cs="Times New Roman"/>
          <w:b/>
          <w:i/>
          <w:iCs/>
          <w:color w:val="000000"/>
        </w:rPr>
        <w:t>and Planting</w:t>
      </w:r>
    </w:p>
    <w:p w14:paraId="5499DB4B" w14:textId="2A8E47DA" w:rsidR="0095766C" w:rsidRPr="00803229" w:rsidRDefault="0095766C" w:rsidP="00BE53E2">
      <w:pPr>
        <w:spacing w:line="480" w:lineRule="auto"/>
        <w:jc w:val="both"/>
        <w:rPr>
          <w:rFonts w:ascii="Times New Roman" w:eastAsia="Times New Roman" w:hAnsi="Times New Roman" w:cs="Times New Roman"/>
          <w:color w:val="000000"/>
        </w:rPr>
      </w:pPr>
      <w:r w:rsidRPr="00803229">
        <w:rPr>
          <w:rFonts w:ascii="Times New Roman" w:eastAsia="Times New Roman" w:hAnsi="Times New Roman" w:cs="Times New Roman"/>
        </w:rPr>
        <w:t>We completed</w:t>
      </w:r>
      <w:r w:rsidRPr="00803229">
        <w:rPr>
          <w:rFonts w:ascii="Times New Roman" w:eastAsia="Times New Roman" w:hAnsi="Times New Roman" w:cs="Times New Roman"/>
          <w:color w:val="000000"/>
        </w:rPr>
        <w:t xml:space="preserve"> one greenhouse experiment and one common garden experiment to measure the effects of drought on differently sourced populations of </w:t>
      </w:r>
      <w:r w:rsidRPr="00803229">
        <w:rPr>
          <w:rFonts w:ascii="Times New Roman" w:eastAsia="Times New Roman" w:hAnsi="Times New Roman" w:cs="Times New Roman"/>
          <w:i/>
          <w:color w:val="000000"/>
        </w:rPr>
        <w:t>Plantago patagonica</w:t>
      </w:r>
      <w:r w:rsidRPr="00803229">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In order to ensure sufficient sample size and replication, a</w:t>
      </w:r>
      <w:r w:rsidR="00942B34">
        <w:rPr>
          <w:rFonts w:ascii="Times New Roman" w:eastAsia="Times New Roman" w:hAnsi="Times New Roman" w:cs="Times New Roman"/>
          <w:color w:val="000000"/>
        </w:rPr>
        <w:t>ll individuals</w:t>
      </w:r>
      <w:r w:rsidR="00670069">
        <w:rPr>
          <w:rFonts w:ascii="Times New Roman" w:eastAsia="Times New Roman" w:hAnsi="Times New Roman" w:cs="Times New Roman"/>
          <w:color w:val="000000"/>
        </w:rPr>
        <w:t xml:space="preserve"> for both experiments</w:t>
      </w:r>
      <w:r w:rsidR="00942B34">
        <w:rPr>
          <w:rFonts w:ascii="Times New Roman" w:eastAsia="Times New Roman" w:hAnsi="Times New Roman" w:cs="Times New Roman"/>
          <w:color w:val="000000"/>
        </w:rPr>
        <w:t xml:space="preserve"> were germinated in the greenhouse.  S</w:t>
      </w:r>
      <w:r w:rsidR="00942B34" w:rsidRPr="00803229">
        <w:rPr>
          <w:rFonts w:ascii="Times New Roman" w:eastAsia="Times New Roman" w:hAnsi="Times New Roman" w:cs="Times New Roman"/>
          <w:color w:val="000000"/>
        </w:rPr>
        <w:t xml:space="preserve">eeds </w:t>
      </w:r>
      <w:r w:rsidR="00670069">
        <w:rPr>
          <w:rFonts w:ascii="Times New Roman" w:eastAsia="Times New Roman" w:hAnsi="Times New Roman" w:cs="Times New Roman"/>
          <w:color w:val="000000"/>
        </w:rPr>
        <w:t>were</w:t>
      </w:r>
      <w:r w:rsidR="00942B34" w:rsidRPr="00803229">
        <w:rPr>
          <w:rFonts w:ascii="Times New Roman" w:eastAsia="Times New Roman" w:hAnsi="Times New Roman" w:cs="Times New Roman"/>
          <w:color w:val="000000"/>
        </w:rPr>
        <w:t xml:space="preserve"> light</w:t>
      </w:r>
      <w:r w:rsidR="00670069">
        <w:rPr>
          <w:rFonts w:ascii="Times New Roman" w:eastAsia="Times New Roman" w:hAnsi="Times New Roman" w:cs="Times New Roman"/>
          <w:color w:val="000000"/>
        </w:rPr>
        <w:t>ly</w:t>
      </w:r>
      <w:r w:rsidR="00942B34" w:rsidRPr="00803229">
        <w:rPr>
          <w:rFonts w:ascii="Times New Roman" w:eastAsia="Times New Roman" w:hAnsi="Times New Roman" w:cs="Times New Roman"/>
          <w:color w:val="000000"/>
        </w:rPr>
        <w:t xml:space="preserve"> scarifi</w:t>
      </w:r>
      <w:r w:rsidR="00670069">
        <w:rPr>
          <w:rFonts w:ascii="Times New Roman" w:eastAsia="Times New Roman" w:hAnsi="Times New Roman" w:cs="Times New Roman"/>
          <w:color w:val="000000"/>
        </w:rPr>
        <w:t>ed</w:t>
      </w:r>
      <w:r w:rsidR="00942B34" w:rsidRPr="00803229">
        <w:rPr>
          <w:rFonts w:ascii="Times New Roman" w:eastAsia="Times New Roman" w:hAnsi="Times New Roman" w:cs="Times New Roman"/>
          <w:color w:val="000000"/>
        </w:rPr>
        <w:t xml:space="preserve"> with 150-grit sandpaper</w:t>
      </w:r>
      <w:r w:rsidR="00670069">
        <w:rPr>
          <w:rFonts w:ascii="Times New Roman" w:eastAsia="Times New Roman" w:hAnsi="Times New Roman" w:cs="Times New Roman"/>
          <w:color w:val="000000"/>
        </w:rPr>
        <w:t>, soaked</w:t>
      </w:r>
      <w:r w:rsidR="00942B34" w:rsidRPr="00803229">
        <w:rPr>
          <w:rFonts w:ascii="Times New Roman" w:eastAsia="Times New Roman" w:hAnsi="Times New Roman" w:cs="Times New Roman"/>
          <w:color w:val="000000"/>
        </w:rPr>
        <w:t xml:space="preserve"> </w:t>
      </w:r>
      <w:r w:rsidR="00670069">
        <w:rPr>
          <w:rFonts w:ascii="Times New Roman" w:eastAsia="Times New Roman" w:hAnsi="Times New Roman" w:cs="Times New Roman"/>
          <w:color w:val="000000"/>
        </w:rPr>
        <w:t xml:space="preserve">roe </w:t>
      </w:r>
      <w:r w:rsidR="00942B34" w:rsidRPr="00803229">
        <w:rPr>
          <w:rFonts w:ascii="Times New Roman" w:eastAsia="Times New Roman" w:hAnsi="Times New Roman" w:cs="Times New Roman"/>
          <w:color w:val="000000"/>
        </w:rPr>
        <w:t>12</w:t>
      </w:r>
      <w:r w:rsidR="00670069">
        <w:rPr>
          <w:rFonts w:ascii="Times New Roman" w:eastAsia="Times New Roman" w:hAnsi="Times New Roman" w:cs="Times New Roman"/>
          <w:color w:val="000000"/>
        </w:rPr>
        <w:t xml:space="preserve"> </w:t>
      </w:r>
      <w:r w:rsidR="00942B34" w:rsidRPr="00803229">
        <w:rPr>
          <w:rFonts w:ascii="Times New Roman" w:eastAsia="Times New Roman" w:hAnsi="Times New Roman" w:cs="Times New Roman"/>
          <w:color w:val="000000"/>
        </w:rPr>
        <w:t>hour</w:t>
      </w:r>
      <w:r w:rsidR="00670069">
        <w:rPr>
          <w:rFonts w:ascii="Times New Roman" w:eastAsia="Times New Roman" w:hAnsi="Times New Roman" w:cs="Times New Roman"/>
          <w:color w:val="000000"/>
        </w:rPr>
        <w:t>s</w:t>
      </w:r>
      <w:r w:rsidR="00942B34" w:rsidRPr="00803229">
        <w:rPr>
          <w:rFonts w:ascii="Times New Roman" w:eastAsia="Times New Roman" w:hAnsi="Times New Roman" w:cs="Times New Roman"/>
          <w:color w:val="000000"/>
        </w:rPr>
        <w:t xml:space="preserve"> in tap water</w:t>
      </w:r>
      <w:r w:rsidR="00670069">
        <w:rPr>
          <w:rFonts w:ascii="Times New Roman" w:eastAsia="Times New Roman" w:hAnsi="Times New Roman" w:cs="Times New Roman"/>
          <w:color w:val="000000"/>
        </w:rPr>
        <w:t>,</w:t>
      </w:r>
      <w:r w:rsidR="00942B34" w:rsidRPr="00803229">
        <w:rPr>
          <w:rFonts w:ascii="Times New Roman" w:eastAsia="Times New Roman" w:hAnsi="Times New Roman" w:cs="Times New Roman"/>
          <w:color w:val="000000"/>
        </w:rPr>
        <w:t xml:space="preserve"> </w:t>
      </w:r>
      <w:r w:rsidR="00670069">
        <w:rPr>
          <w:rFonts w:ascii="Times New Roman" w:eastAsia="Times New Roman" w:hAnsi="Times New Roman" w:cs="Times New Roman"/>
          <w:color w:val="000000"/>
        </w:rPr>
        <w:t>and planted</w:t>
      </w:r>
      <w:r w:rsidR="00942B34">
        <w:rPr>
          <w:rFonts w:ascii="Times New Roman" w:eastAsia="Times New Roman" w:hAnsi="Times New Roman" w:cs="Times New Roman"/>
          <w:color w:val="000000"/>
        </w:rPr>
        <w:t xml:space="preserve"> into 2-inch diameter “cone-</w:t>
      </w:r>
      <w:proofErr w:type="spellStart"/>
      <w:r w:rsidR="00942B34">
        <w:rPr>
          <w:rFonts w:ascii="Times New Roman" w:eastAsia="Times New Roman" w:hAnsi="Times New Roman" w:cs="Times New Roman"/>
          <w:color w:val="000000"/>
        </w:rPr>
        <w:t>tainers</w:t>
      </w:r>
      <w:proofErr w:type="spellEnd"/>
      <w:r w:rsidR="00942B34">
        <w:rPr>
          <w:rFonts w:ascii="Times New Roman" w:eastAsia="Times New Roman" w:hAnsi="Times New Roman" w:cs="Times New Roman"/>
          <w:color w:val="000000"/>
        </w:rPr>
        <w:t xml:space="preserve">” </w:t>
      </w:r>
      <w:r w:rsidR="00942B34" w:rsidRPr="003A0D68">
        <w:rPr>
          <w:rFonts w:ascii="Times New Roman" w:eastAsia="Times New Roman" w:hAnsi="Times New Roman" w:cs="Times New Roman"/>
          <w:color w:val="000000"/>
        </w:rPr>
        <w:t>(</w:t>
      </w:r>
      <w:proofErr w:type="spellStart"/>
      <w:r w:rsidR="00AB6FB5" w:rsidRPr="003A0D68">
        <w:rPr>
          <w:rFonts w:ascii="Times New Roman" w:eastAsia="Times New Roman" w:hAnsi="Times New Roman" w:cs="Times New Roman"/>
          <w:color w:val="000000"/>
        </w:rPr>
        <w:t>Stuewe</w:t>
      </w:r>
      <w:proofErr w:type="spellEnd"/>
      <w:r w:rsidR="00AB6FB5" w:rsidRPr="003A0D68">
        <w:rPr>
          <w:rFonts w:ascii="Times New Roman" w:eastAsia="Times New Roman" w:hAnsi="Times New Roman" w:cs="Times New Roman"/>
          <w:color w:val="000000"/>
        </w:rPr>
        <w:t xml:space="preserve"> &amp; Sons</w:t>
      </w:r>
      <w:r w:rsidR="003A0D68" w:rsidRPr="003A0D68">
        <w:rPr>
          <w:rFonts w:ascii="Times New Roman" w:eastAsia="Times New Roman" w:hAnsi="Times New Roman" w:cs="Times New Roman"/>
          <w:color w:val="000000"/>
        </w:rPr>
        <w:t>, Tangent Ore.</w:t>
      </w:r>
      <w:r w:rsidR="00942B34" w:rsidRPr="003A0D68">
        <w:rPr>
          <w:rFonts w:ascii="Times New Roman" w:eastAsia="Times New Roman" w:hAnsi="Times New Roman" w:cs="Times New Roman"/>
          <w:color w:val="000000"/>
        </w:rPr>
        <w:t>)</w:t>
      </w:r>
      <w:r w:rsidR="008740F1">
        <w:rPr>
          <w:rFonts w:ascii="Times New Roman" w:eastAsia="Times New Roman" w:hAnsi="Times New Roman" w:cs="Times New Roman"/>
          <w:color w:val="000000"/>
        </w:rPr>
        <w:t xml:space="preserve"> We</w:t>
      </w:r>
      <w:r w:rsidR="00EF633B" w:rsidRPr="00803229">
        <w:rPr>
          <w:rFonts w:ascii="Times New Roman" w:eastAsia="Times New Roman" w:hAnsi="Times New Roman" w:cs="Times New Roman"/>
          <w:color w:val="000000"/>
        </w:rPr>
        <w:t xml:space="preserve"> sowed 300-</w:t>
      </w:r>
      <w:r w:rsidR="00EF633B" w:rsidRPr="00803229">
        <w:rPr>
          <w:rFonts w:ascii="Times New Roman" w:eastAsia="Times New Roman" w:hAnsi="Times New Roman" w:cs="Times New Roman"/>
          <w:color w:val="000000"/>
        </w:rPr>
        <w:lastRenderedPageBreak/>
        <w:t>600 seeds per population</w:t>
      </w:r>
      <w:r w:rsidR="00670069">
        <w:rPr>
          <w:rFonts w:ascii="Times New Roman" w:eastAsia="Times New Roman" w:hAnsi="Times New Roman" w:cs="Times New Roman"/>
          <w:color w:val="000000"/>
        </w:rPr>
        <w:t xml:space="preserve"> </w:t>
      </w:r>
      <w:r w:rsidR="00BA7CDB">
        <w:rPr>
          <w:rFonts w:ascii="Times New Roman" w:eastAsia="Times New Roman" w:hAnsi="Times New Roman" w:cs="Times New Roman"/>
          <w:color w:val="000000"/>
        </w:rPr>
        <w:t>in a soilless potting mix consisting of equal parts sphagnum moss, perlite, and vermiculite.</w:t>
      </w:r>
      <w:r w:rsidR="00670069">
        <w:rPr>
          <w:rFonts w:ascii="Times New Roman" w:eastAsia="Times New Roman" w:hAnsi="Times New Roman" w:cs="Times New Roman"/>
          <w:color w:val="000000"/>
        </w:rPr>
        <w:t xml:space="preserve">  The Greenhouse was maintained</w:t>
      </w:r>
      <w:r w:rsidR="00EF633B" w:rsidRPr="00803229">
        <w:rPr>
          <w:rFonts w:ascii="Times New Roman" w:eastAsia="Times New Roman" w:hAnsi="Times New Roman" w:cs="Times New Roman"/>
          <w:color w:val="000000"/>
        </w:rPr>
        <w:t xml:space="preserve"> at 12</w:t>
      </w:r>
      <w:r w:rsidR="00EF633B" w:rsidRPr="00803229">
        <w:rPr>
          <w:rFonts w:ascii="Times New Roman" w:eastAsia="Symbol" w:hAnsi="Times New Roman" w:cs="Times New Roman"/>
          <w:color w:val="000000"/>
        </w:rPr>
        <w:t>°</w:t>
      </w:r>
      <w:r w:rsidR="00EF633B" w:rsidRPr="00803229">
        <w:rPr>
          <w:rFonts w:ascii="Times New Roman" w:eastAsia="Times New Roman" w:hAnsi="Times New Roman" w:cs="Times New Roman"/>
          <w:color w:val="000000"/>
        </w:rPr>
        <w:t xml:space="preserve"> C under 12 hours of daylight and 12 hours of darkness (</w:t>
      </w:r>
      <w:hyperlink r:id="rId13">
        <w:r w:rsidR="00EF633B" w:rsidRPr="00803229">
          <w:rPr>
            <w:rFonts w:ascii="Times New Roman" w:eastAsia="Times New Roman" w:hAnsi="Times New Roman" w:cs="Times New Roman"/>
            <w:color w:val="000000"/>
            <w:u w:val="single"/>
          </w:rPr>
          <w:t>Pendleton and Pendleton 2013</w:t>
        </w:r>
      </w:hyperlink>
      <w:r w:rsidR="00EF633B" w:rsidRPr="00803229">
        <w:rPr>
          <w:rFonts w:ascii="Times New Roman" w:eastAsia="Times New Roman" w:hAnsi="Times New Roman" w:cs="Times New Roman"/>
          <w:color w:val="000000"/>
        </w:rPr>
        <w:t xml:space="preserve">). </w:t>
      </w:r>
      <w:r w:rsidR="00EF633B">
        <w:rPr>
          <w:rFonts w:ascii="Times New Roman" w:eastAsia="Times New Roman" w:hAnsi="Times New Roman" w:cs="Times New Roman"/>
          <w:color w:val="000000"/>
        </w:rPr>
        <w:t>We planted three to five seeds in each cone-</w:t>
      </w:r>
      <w:proofErr w:type="spellStart"/>
      <w:r w:rsidR="00EF633B">
        <w:rPr>
          <w:rFonts w:ascii="Times New Roman" w:eastAsia="Times New Roman" w:hAnsi="Times New Roman" w:cs="Times New Roman"/>
          <w:color w:val="000000"/>
        </w:rPr>
        <w:t>tainer</w:t>
      </w:r>
      <w:proofErr w:type="spellEnd"/>
      <w:r w:rsidR="00B3053B">
        <w:rPr>
          <w:rFonts w:ascii="Times New Roman" w:eastAsia="Times New Roman" w:hAnsi="Times New Roman" w:cs="Times New Roman"/>
          <w:color w:val="000000"/>
        </w:rPr>
        <w:t>,</w:t>
      </w:r>
      <w:r w:rsidR="0039614B">
        <w:rPr>
          <w:rFonts w:ascii="Times New Roman" w:eastAsia="Times New Roman" w:hAnsi="Times New Roman" w:cs="Times New Roman"/>
          <w:color w:val="000000"/>
        </w:rPr>
        <w:t xml:space="preserve"> and</w:t>
      </w:r>
      <w:r w:rsidR="00B3053B">
        <w:rPr>
          <w:rFonts w:ascii="Times New Roman" w:eastAsia="Times New Roman" w:hAnsi="Times New Roman" w:cs="Times New Roman"/>
          <w:color w:val="000000"/>
        </w:rPr>
        <w:t xml:space="preserve"> watered all individuals daily </w:t>
      </w:r>
      <w:r w:rsidR="00727468">
        <w:rPr>
          <w:rFonts w:ascii="Times New Roman" w:eastAsia="Times New Roman" w:hAnsi="Times New Roman" w:cs="Times New Roman"/>
          <w:color w:val="000000"/>
        </w:rPr>
        <w:t xml:space="preserve">to saturation </w:t>
      </w:r>
      <w:r w:rsidR="00B3053B">
        <w:rPr>
          <w:rFonts w:ascii="Times New Roman" w:eastAsia="Times New Roman" w:hAnsi="Times New Roman" w:cs="Times New Roman"/>
          <w:color w:val="000000"/>
        </w:rPr>
        <w:t>for the first 14 days</w:t>
      </w:r>
      <w:r w:rsidR="0039614B">
        <w:rPr>
          <w:rFonts w:ascii="Times New Roman" w:eastAsia="Times New Roman" w:hAnsi="Times New Roman" w:cs="Times New Roman"/>
          <w:color w:val="000000"/>
        </w:rPr>
        <w:t xml:space="preserve"> to ensure germination</w:t>
      </w:r>
      <w:r w:rsidR="00B3053B">
        <w:rPr>
          <w:rFonts w:ascii="Times New Roman" w:eastAsia="Times New Roman" w:hAnsi="Times New Roman" w:cs="Times New Roman"/>
          <w:color w:val="000000"/>
        </w:rPr>
        <w:t>.</w:t>
      </w:r>
      <w:r w:rsidR="00670069">
        <w:rPr>
          <w:rFonts w:ascii="Times New Roman" w:eastAsia="Times New Roman" w:hAnsi="Times New Roman" w:cs="Times New Roman"/>
          <w:color w:val="000000"/>
        </w:rPr>
        <w:t xml:space="preserve">  No fertilizer was applied over the course of the experiment.</w:t>
      </w:r>
      <w:r w:rsidR="00B3053B">
        <w:rPr>
          <w:rFonts w:ascii="Times New Roman" w:eastAsia="Times New Roman" w:hAnsi="Times New Roman" w:cs="Times New Roman"/>
          <w:color w:val="000000"/>
        </w:rPr>
        <w:t xml:space="preserve"> We</w:t>
      </w:r>
      <w:r w:rsidR="00EF633B">
        <w:rPr>
          <w:rFonts w:ascii="Times New Roman" w:eastAsia="Times New Roman" w:hAnsi="Times New Roman" w:cs="Times New Roman"/>
          <w:color w:val="000000"/>
        </w:rPr>
        <w:t xml:space="preserve"> thinned to a single individual on day 14</w:t>
      </w:r>
      <w:r w:rsidR="00967C60">
        <w:rPr>
          <w:rFonts w:ascii="Times New Roman" w:eastAsia="Times New Roman" w:hAnsi="Times New Roman" w:cs="Times New Roman"/>
          <w:color w:val="000000"/>
        </w:rPr>
        <w:t xml:space="preserve"> of the experiment</w:t>
      </w:r>
      <w:r w:rsidR="00EF633B">
        <w:rPr>
          <w:rFonts w:ascii="Times New Roman" w:eastAsia="Times New Roman" w:hAnsi="Times New Roman" w:cs="Times New Roman"/>
          <w:color w:val="000000"/>
        </w:rPr>
        <w:t xml:space="preserve">.  </w:t>
      </w:r>
      <w:r w:rsidR="00670069">
        <w:rPr>
          <w:rFonts w:ascii="Times New Roman" w:eastAsia="Times New Roman" w:hAnsi="Times New Roman" w:cs="Times New Roman"/>
          <w:color w:val="000000"/>
        </w:rPr>
        <w:t>Plants for the common garden experiment were moved to a</w:t>
      </w:r>
      <w:r w:rsidR="007A6E24">
        <w:rPr>
          <w:rFonts w:ascii="Times New Roman" w:eastAsia="Times New Roman" w:hAnsi="Times New Roman" w:cs="Times New Roman"/>
          <w:color w:val="000000"/>
        </w:rPr>
        <w:t xml:space="preserve"> hoop house on day 14 for hardening</w:t>
      </w:r>
      <w:r w:rsidR="00670069">
        <w:rPr>
          <w:rFonts w:ascii="Times New Roman" w:eastAsia="Times New Roman" w:hAnsi="Times New Roman" w:cs="Times New Roman"/>
          <w:color w:val="000000"/>
        </w:rPr>
        <w:t xml:space="preserve"> and </w:t>
      </w:r>
      <w:r w:rsidR="007A6E24">
        <w:rPr>
          <w:rFonts w:ascii="Times New Roman" w:eastAsia="Times New Roman" w:hAnsi="Times New Roman" w:cs="Times New Roman"/>
          <w:color w:val="000000"/>
        </w:rPr>
        <w:t>plant</w:t>
      </w:r>
      <w:r w:rsidR="00670069">
        <w:rPr>
          <w:rFonts w:ascii="Times New Roman" w:eastAsia="Times New Roman" w:hAnsi="Times New Roman" w:cs="Times New Roman"/>
          <w:color w:val="000000"/>
        </w:rPr>
        <w:t>ed</w:t>
      </w:r>
      <w:r w:rsidR="007A6E24">
        <w:rPr>
          <w:rFonts w:ascii="Times New Roman" w:eastAsia="Times New Roman" w:hAnsi="Times New Roman" w:cs="Times New Roman"/>
          <w:color w:val="000000"/>
        </w:rPr>
        <w:t xml:space="preserve"> at garden on day 30. We transplanted individuals </w:t>
      </w:r>
      <w:r w:rsidR="00670069">
        <w:rPr>
          <w:rFonts w:ascii="Times New Roman" w:eastAsia="Times New Roman" w:hAnsi="Times New Roman" w:cs="Times New Roman"/>
          <w:color w:val="000000"/>
        </w:rPr>
        <w:t>in</w:t>
      </w:r>
      <w:r w:rsidR="007A6E24">
        <w:rPr>
          <w:rFonts w:ascii="Times New Roman" w:eastAsia="Times New Roman" w:hAnsi="Times New Roman" w:cs="Times New Roman"/>
          <w:color w:val="000000"/>
        </w:rPr>
        <w:t xml:space="preserve"> the greenhouse experiment in 4-in cone-</w:t>
      </w:r>
      <w:proofErr w:type="spellStart"/>
      <w:r w:rsidR="007A6E24">
        <w:rPr>
          <w:rFonts w:ascii="Times New Roman" w:eastAsia="Times New Roman" w:hAnsi="Times New Roman" w:cs="Times New Roman"/>
          <w:color w:val="000000"/>
        </w:rPr>
        <w:t>tainers</w:t>
      </w:r>
      <w:proofErr w:type="spellEnd"/>
      <w:r w:rsidR="007A6E24">
        <w:rPr>
          <w:rFonts w:ascii="Times New Roman" w:eastAsia="Times New Roman" w:hAnsi="Times New Roman" w:cs="Times New Roman"/>
          <w:color w:val="000000"/>
        </w:rPr>
        <w:t xml:space="preserve"> on day 21 to </w:t>
      </w:r>
      <w:r w:rsidR="00EF633B">
        <w:rPr>
          <w:rFonts w:ascii="Times New Roman" w:eastAsia="Times New Roman" w:hAnsi="Times New Roman" w:cs="Times New Roman"/>
          <w:color w:val="000000"/>
        </w:rPr>
        <w:t xml:space="preserve">provide ample space for root growth. </w:t>
      </w:r>
      <w:r w:rsidR="007A6E24">
        <w:rPr>
          <w:rFonts w:ascii="Times New Roman" w:eastAsia="Times New Roman" w:hAnsi="Times New Roman" w:cs="Times New Roman"/>
          <w:color w:val="000000"/>
        </w:rPr>
        <w:t xml:space="preserve"> </w:t>
      </w:r>
      <w:r w:rsidR="00F85A51">
        <w:rPr>
          <w:rFonts w:ascii="Times New Roman" w:eastAsia="Times New Roman" w:hAnsi="Times New Roman" w:cs="Times New Roman"/>
          <w:color w:val="000000"/>
        </w:rPr>
        <w:t>For both experiments, w</w:t>
      </w:r>
      <w:r w:rsidR="00EF633B">
        <w:rPr>
          <w:rFonts w:ascii="Times New Roman" w:eastAsia="Times New Roman" w:hAnsi="Times New Roman" w:cs="Times New Roman"/>
          <w:color w:val="000000"/>
        </w:rPr>
        <w:t xml:space="preserve">e </w:t>
      </w:r>
      <w:r w:rsidRPr="00803229">
        <w:rPr>
          <w:rFonts w:ascii="Times New Roman" w:eastAsia="Times New Roman" w:hAnsi="Times New Roman" w:cs="Times New Roman"/>
          <w:color w:val="000000"/>
        </w:rPr>
        <w:t>randomly assigned</w:t>
      </w:r>
      <w:r w:rsidR="00EF633B">
        <w:rPr>
          <w:rFonts w:ascii="Times New Roman" w:eastAsia="Times New Roman" w:hAnsi="Times New Roman" w:cs="Times New Roman"/>
          <w:color w:val="000000"/>
        </w:rPr>
        <w:t xml:space="preserve"> plants</w:t>
      </w:r>
      <w:r w:rsidRPr="00803229">
        <w:rPr>
          <w:rFonts w:ascii="Times New Roman" w:eastAsia="Times New Roman" w:hAnsi="Times New Roman" w:cs="Times New Roman"/>
          <w:color w:val="000000"/>
        </w:rPr>
        <w:t xml:space="preserve"> to a drought treatment 30 days after sowing. </w:t>
      </w:r>
    </w:p>
    <w:p w14:paraId="2D7EA6E9" w14:textId="454A6DE1" w:rsidR="0095766C" w:rsidRPr="00BE53E2" w:rsidRDefault="0095766C" w:rsidP="0095766C">
      <w:pPr>
        <w:spacing w:line="480" w:lineRule="auto"/>
        <w:jc w:val="both"/>
        <w:rPr>
          <w:rFonts w:ascii="Times New Roman" w:eastAsia="Times New Roman" w:hAnsi="Times New Roman" w:cs="Times New Roman"/>
          <w:b/>
          <w:i/>
          <w:iCs/>
          <w:color w:val="000000"/>
        </w:rPr>
      </w:pPr>
      <w:r w:rsidRPr="00BE53E2">
        <w:rPr>
          <w:rFonts w:ascii="Times New Roman" w:eastAsia="Times New Roman" w:hAnsi="Times New Roman" w:cs="Times New Roman"/>
          <w:b/>
          <w:i/>
          <w:iCs/>
          <w:color w:val="000000"/>
        </w:rPr>
        <w:t xml:space="preserve">Greenhouse </w:t>
      </w:r>
      <w:r w:rsidR="00800469" w:rsidRPr="00BE53E2">
        <w:rPr>
          <w:rFonts w:ascii="Times New Roman" w:eastAsia="Times New Roman" w:hAnsi="Times New Roman" w:cs="Times New Roman"/>
          <w:b/>
          <w:i/>
          <w:iCs/>
          <w:color w:val="000000"/>
        </w:rPr>
        <w:t>Experiment</w:t>
      </w:r>
      <w:r w:rsidR="00F85A51">
        <w:rPr>
          <w:rFonts w:ascii="Times New Roman" w:eastAsia="Times New Roman" w:hAnsi="Times New Roman" w:cs="Times New Roman"/>
          <w:b/>
          <w:i/>
          <w:iCs/>
          <w:color w:val="000000"/>
        </w:rPr>
        <w:t xml:space="preserve"> </w:t>
      </w:r>
    </w:p>
    <w:p w14:paraId="6ED60A3D" w14:textId="3CDBF2A1" w:rsidR="0095766C" w:rsidRPr="00803229" w:rsidRDefault="00000000" w:rsidP="0095766C">
      <w:pPr>
        <w:spacing w:line="480" w:lineRule="auto"/>
        <w:ind w:firstLine="720"/>
        <w:jc w:val="both"/>
        <w:rPr>
          <w:rFonts w:ascii="Times New Roman" w:eastAsia="Times New Roman" w:hAnsi="Times New Roman" w:cs="Times New Roman"/>
        </w:rPr>
      </w:pPr>
      <w:sdt>
        <w:sdtPr>
          <w:rPr>
            <w:rFonts w:ascii="Times New Roman" w:hAnsi="Times New Roman" w:cs="Times New Roman"/>
          </w:rPr>
          <w:tag w:val="goog_rdk_13"/>
          <w:id w:val="1269200106"/>
        </w:sdtPr>
        <w:sdtContent/>
      </w:sdt>
      <w:r w:rsidR="0095766C" w:rsidRPr="00803229">
        <w:rPr>
          <w:rFonts w:ascii="Times New Roman" w:eastAsia="Times New Roman" w:hAnsi="Times New Roman" w:cs="Times New Roman"/>
          <w:color w:val="000000"/>
        </w:rPr>
        <w:t>We used a greenhouse</w:t>
      </w:r>
      <w:r w:rsidR="00A62D26">
        <w:rPr>
          <w:rFonts w:ascii="Times New Roman" w:eastAsia="Times New Roman" w:hAnsi="Times New Roman" w:cs="Times New Roman"/>
          <w:color w:val="000000"/>
        </w:rPr>
        <w:t xml:space="preserve"> approach</w:t>
      </w:r>
      <w:r w:rsidR="00F85A51">
        <w:rPr>
          <w:rFonts w:ascii="Times New Roman" w:eastAsia="Times New Roman" w:hAnsi="Times New Roman" w:cs="Times New Roman"/>
          <w:color w:val="000000"/>
        </w:rPr>
        <w:t xml:space="preserve"> </w:t>
      </w:r>
      <w:r w:rsidR="0095766C" w:rsidRPr="00803229">
        <w:rPr>
          <w:rFonts w:ascii="Times New Roman" w:eastAsia="Times New Roman" w:hAnsi="Times New Roman" w:cs="Times New Roman"/>
          <w:color w:val="000000"/>
        </w:rPr>
        <w:t xml:space="preserve">to </w:t>
      </w:r>
      <w:r w:rsidR="00F85A51">
        <w:rPr>
          <w:rFonts w:ascii="Times New Roman" w:eastAsia="Times New Roman" w:hAnsi="Times New Roman" w:cs="Times New Roman"/>
          <w:color w:val="000000"/>
        </w:rPr>
        <w:t>quantify</w:t>
      </w:r>
      <w:r w:rsidR="00F85A51" w:rsidRPr="00803229">
        <w:rPr>
          <w:rFonts w:ascii="Times New Roman" w:eastAsia="Times New Roman" w:hAnsi="Times New Roman" w:cs="Times New Roman"/>
          <w:color w:val="000000"/>
        </w:rPr>
        <w:t xml:space="preserve"> </w:t>
      </w:r>
      <w:r w:rsidR="0095766C" w:rsidRPr="00803229">
        <w:rPr>
          <w:rFonts w:ascii="Times New Roman" w:eastAsia="Times New Roman" w:hAnsi="Times New Roman" w:cs="Times New Roman"/>
          <w:color w:val="000000"/>
        </w:rPr>
        <w:t xml:space="preserve">biomass allocation, </w:t>
      </w:r>
      <w:r w:rsidR="00C044E4">
        <w:rPr>
          <w:rFonts w:ascii="Times New Roman" w:eastAsia="Times New Roman" w:hAnsi="Times New Roman" w:cs="Times New Roman"/>
          <w:color w:val="000000"/>
        </w:rPr>
        <w:t>SLA</w:t>
      </w:r>
      <w:r w:rsidR="0095766C" w:rsidRPr="00803229">
        <w:rPr>
          <w:rFonts w:ascii="Times New Roman" w:eastAsia="Times New Roman" w:hAnsi="Times New Roman" w:cs="Times New Roman"/>
          <w:color w:val="000000"/>
        </w:rPr>
        <w:t xml:space="preserve">, </w:t>
      </w:r>
      <w:r w:rsidR="00FE4C2D">
        <w:rPr>
          <w:rFonts w:ascii="Times New Roman" w:eastAsia="Times New Roman" w:hAnsi="Times New Roman" w:cs="Times New Roman"/>
          <w:color w:val="000000"/>
        </w:rPr>
        <w:t>survivorship</w:t>
      </w:r>
      <w:r w:rsidR="0095766C" w:rsidRPr="00803229">
        <w:rPr>
          <w:rFonts w:ascii="Times New Roman" w:eastAsia="Times New Roman" w:hAnsi="Times New Roman" w:cs="Times New Roman"/>
          <w:color w:val="000000"/>
        </w:rPr>
        <w:t xml:space="preserve">, and reproduction in a </w:t>
      </w:r>
      <w:r w:rsidR="0039614B">
        <w:rPr>
          <w:rFonts w:ascii="Times New Roman" w:eastAsia="Times New Roman" w:hAnsi="Times New Roman" w:cs="Times New Roman"/>
          <w:color w:val="000000"/>
        </w:rPr>
        <w:t xml:space="preserve">tightly </w:t>
      </w:r>
      <w:r w:rsidR="0095766C" w:rsidRPr="00803229">
        <w:rPr>
          <w:rFonts w:ascii="Times New Roman" w:eastAsia="Times New Roman" w:hAnsi="Times New Roman" w:cs="Times New Roman"/>
          <w:color w:val="000000"/>
        </w:rPr>
        <w:t>controlled environment.</w:t>
      </w:r>
      <w:r w:rsidR="00A62D26">
        <w:rPr>
          <w:rFonts w:ascii="Times New Roman" w:eastAsia="Times New Roman" w:hAnsi="Times New Roman" w:cs="Times New Roman"/>
          <w:color w:val="000000"/>
        </w:rPr>
        <w:t xml:space="preserve">  Each population was represented by 88 individuals (total n=1056), of which half were randomly assigned to the drought treatment (n=44).</w:t>
      </w:r>
      <w:r w:rsidR="0095766C" w:rsidRPr="00803229">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 xml:space="preserve">Watering amounts for the control treatment were equal to the 30-year mean spring (March-June) rainfall amounts for the wettest seed source location in our study (60mm/week).  For the drought </w:t>
      </w:r>
      <w:r w:rsidR="00A62D26">
        <w:rPr>
          <w:rFonts w:ascii="Times New Roman" w:eastAsia="Times New Roman" w:hAnsi="Times New Roman" w:cs="Times New Roman"/>
          <w:color w:val="000000"/>
        </w:rPr>
        <w:t>treatment</w:t>
      </w:r>
      <w:r w:rsidR="0039614B">
        <w:rPr>
          <w:rFonts w:ascii="Times New Roman" w:eastAsia="Times New Roman" w:hAnsi="Times New Roman" w:cs="Times New Roman"/>
          <w:color w:val="000000"/>
        </w:rPr>
        <w:t>, we used 50% of the 30-year mean spring rainfall amount for the driest location in our study (15mm/week)</w:t>
      </w:r>
      <w:r w:rsidR="00A62D26">
        <w:rPr>
          <w:rFonts w:ascii="Times New Roman" w:eastAsia="Times New Roman" w:hAnsi="Times New Roman" w:cs="Times New Roman"/>
          <w:color w:val="000000"/>
        </w:rPr>
        <w:t xml:space="preserve"> </w:t>
      </w:r>
      <w:r w:rsidR="001C1C46">
        <w:rPr>
          <w:rFonts w:ascii="Times New Roman" w:eastAsia="Times New Roman" w:hAnsi="Times New Roman" w:cs="Times New Roman"/>
        </w:rPr>
        <w:t>ensur</w:t>
      </w:r>
      <w:r w:rsidR="00A62D26">
        <w:rPr>
          <w:rFonts w:ascii="Times New Roman" w:eastAsia="Times New Roman" w:hAnsi="Times New Roman" w:cs="Times New Roman"/>
        </w:rPr>
        <w:t xml:space="preserve">ing all </w:t>
      </w:r>
      <w:r w:rsidR="001C1C46">
        <w:rPr>
          <w:rFonts w:ascii="Times New Roman" w:eastAsia="Times New Roman" w:hAnsi="Times New Roman" w:cs="Times New Roman"/>
        </w:rPr>
        <w:t xml:space="preserve">populations experienced drought </w:t>
      </w:r>
      <w:r w:rsidR="00A62D26">
        <w:rPr>
          <w:rFonts w:ascii="Times New Roman" w:eastAsia="Times New Roman" w:hAnsi="Times New Roman" w:cs="Times New Roman"/>
        </w:rPr>
        <w:t>stress</w:t>
      </w:r>
      <w:r w:rsidR="001C1C46">
        <w:rPr>
          <w:rFonts w:ascii="Times New Roman" w:eastAsia="Times New Roman" w:hAnsi="Times New Roman" w:cs="Times New Roman"/>
        </w:rPr>
        <w:t xml:space="preserve">. </w:t>
      </w:r>
      <w:r w:rsidR="0095766C" w:rsidRPr="00803229">
        <w:rPr>
          <w:rFonts w:ascii="Times New Roman" w:eastAsia="Times New Roman" w:hAnsi="Times New Roman" w:cs="Times New Roman"/>
        </w:rPr>
        <w:t>Watering occurred 3 times per week at 5mm (</w:t>
      </w:r>
      <w:r w:rsidR="001C1C46">
        <w:rPr>
          <w:rFonts w:ascii="Times New Roman" w:eastAsia="Times New Roman" w:hAnsi="Times New Roman" w:cs="Times New Roman"/>
        </w:rPr>
        <w:t>d</w:t>
      </w:r>
      <w:r w:rsidR="0095766C" w:rsidRPr="00803229">
        <w:rPr>
          <w:rFonts w:ascii="Times New Roman" w:eastAsia="Times New Roman" w:hAnsi="Times New Roman" w:cs="Times New Roman"/>
        </w:rPr>
        <w:t>rought) and 20mm (</w:t>
      </w:r>
      <w:r w:rsidR="001C1C46">
        <w:rPr>
          <w:rFonts w:ascii="Times New Roman" w:eastAsia="Times New Roman" w:hAnsi="Times New Roman" w:cs="Times New Roman"/>
        </w:rPr>
        <w:t>control</w:t>
      </w:r>
      <w:r w:rsidR="0095766C" w:rsidRPr="00803229">
        <w:rPr>
          <w:rFonts w:ascii="Times New Roman" w:eastAsia="Times New Roman" w:hAnsi="Times New Roman" w:cs="Times New Roman"/>
        </w:rPr>
        <w:t>) per watering</w:t>
      </w:r>
      <w:r w:rsidR="00A62D26">
        <w:rPr>
          <w:rFonts w:ascii="Times New Roman" w:eastAsia="Times New Roman" w:hAnsi="Times New Roman" w:cs="Times New Roman"/>
        </w:rPr>
        <w:t xml:space="preserve"> using a syringe</w:t>
      </w:r>
      <w:r w:rsidR="0095766C" w:rsidRPr="00803229">
        <w:rPr>
          <w:rFonts w:ascii="Times New Roman" w:eastAsia="Times New Roman" w:hAnsi="Times New Roman" w:cs="Times New Roman"/>
        </w:rPr>
        <w:t xml:space="preserve">. </w:t>
      </w:r>
      <w:r w:rsidR="00A62D26">
        <w:rPr>
          <w:rFonts w:ascii="Times New Roman" w:eastAsia="Times New Roman" w:hAnsi="Times New Roman" w:cs="Times New Roman"/>
        </w:rPr>
        <w:t>Drought t</w:t>
      </w:r>
      <w:r w:rsidR="0095766C" w:rsidRPr="00803229">
        <w:rPr>
          <w:rFonts w:ascii="Times New Roman" w:eastAsia="Times New Roman" w:hAnsi="Times New Roman" w:cs="Times New Roman"/>
        </w:rPr>
        <w:t>reatment</w:t>
      </w:r>
      <w:r w:rsidR="00ED276A">
        <w:rPr>
          <w:rFonts w:ascii="Times New Roman" w:eastAsia="Times New Roman" w:hAnsi="Times New Roman" w:cs="Times New Roman"/>
        </w:rPr>
        <w:t>s</w:t>
      </w:r>
      <w:r w:rsidR="0095766C" w:rsidRPr="00803229">
        <w:rPr>
          <w:rFonts w:ascii="Times New Roman" w:eastAsia="Times New Roman" w:hAnsi="Times New Roman" w:cs="Times New Roman"/>
        </w:rPr>
        <w:t xml:space="preserve"> began on</w:t>
      </w:r>
      <w:r w:rsidR="00AB48F7">
        <w:rPr>
          <w:rFonts w:ascii="Times New Roman" w:eastAsia="Times New Roman" w:hAnsi="Times New Roman" w:cs="Times New Roman"/>
        </w:rPr>
        <w:t xml:space="preserve"> day 30</w:t>
      </w:r>
      <w:r w:rsidR="00E73D78">
        <w:rPr>
          <w:rFonts w:ascii="Times New Roman" w:eastAsia="Times New Roman" w:hAnsi="Times New Roman" w:cs="Times New Roman"/>
        </w:rPr>
        <w:t xml:space="preserve"> and ended on day 65</w:t>
      </w:r>
      <w:r w:rsidR="00AB48F7">
        <w:rPr>
          <w:rFonts w:ascii="Times New Roman" w:eastAsia="Times New Roman" w:hAnsi="Times New Roman" w:cs="Times New Roman"/>
        </w:rPr>
        <w:t xml:space="preserve"> (</w:t>
      </w:r>
      <w:r w:rsidR="0095766C" w:rsidRPr="00803229">
        <w:rPr>
          <w:rFonts w:ascii="Times New Roman" w:eastAsia="Times New Roman" w:hAnsi="Times New Roman" w:cs="Times New Roman"/>
        </w:rPr>
        <w:t xml:space="preserve">April </w:t>
      </w:r>
      <w:r w:rsidR="00AB48F7">
        <w:rPr>
          <w:rFonts w:ascii="Times New Roman" w:eastAsia="Times New Roman" w:hAnsi="Times New Roman" w:cs="Times New Roman"/>
        </w:rPr>
        <w:t>4</w:t>
      </w:r>
      <w:r w:rsidR="0095766C" w:rsidRPr="00803229">
        <w:rPr>
          <w:rFonts w:ascii="Times New Roman" w:eastAsia="Times New Roman" w:hAnsi="Times New Roman" w:cs="Times New Roman"/>
          <w:vertAlign w:val="superscript"/>
        </w:rPr>
        <w:t>th</w:t>
      </w:r>
      <w:r w:rsidR="00E73D78">
        <w:rPr>
          <w:rFonts w:ascii="Times New Roman" w:eastAsia="Times New Roman" w:hAnsi="Times New Roman" w:cs="Times New Roman"/>
          <w:vertAlign w:val="superscript"/>
        </w:rPr>
        <w:t xml:space="preserve"> </w:t>
      </w:r>
      <w:r w:rsidR="00E73D78">
        <w:rPr>
          <w:rFonts w:ascii="Times New Roman" w:eastAsia="Times New Roman" w:hAnsi="Times New Roman" w:cs="Times New Roman"/>
        </w:rPr>
        <w:t>-</w:t>
      </w:r>
      <w:r w:rsidR="00B20B29">
        <w:rPr>
          <w:rFonts w:ascii="Times New Roman" w:eastAsia="Times New Roman" w:hAnsi="Times New Roman" w:cs="Times New Roman"/>
        </w:rPr>
        <w:t xml:space="preserve"> </w:t>
      </w:r>
      <w:r w:rsidR="00E73D78">
        <w:rPr>
          <w:rFonts w:ascii="Times New Roman" w:eastAsia="Times New Roman" w:hAnsi="Times New Roman" w:cs="Times New Roman"/>
        </w:rPr>
        <w:t>May 10</w:t>
      </w:r>
      <w:r w:rsidR="00E73D78" w:rsidRPr="00BE53E2">
        <w:rPr>
          <w:rFonts w:ascii="Times New Roman" w:eastAsia="Times New Roman" w:hAnsi="Times New Roman" w:cs="Times New Roman"/>
          <w:vertAlign w:val="superscript"/>
        </w:rPr>
        <w:t>th</w:t>
      </w:r>
      <w:r w:rsidR="003A0D68">
        <w:rPr>
          <w:rFonts w:ascii="Times New Roman" w:eastAsia="Times New Roman" w:hAnsi="Times New Roman" w:cs="Times New Roman"/>
        </w:rPr>
        <w:t xml:space="preserve">, </w:t>
      </w:r>
      <w:r w:rsidR="0095766C" w:rsidRPr="00803229">
        <w:rPr>
          <w:rFonts w:ascii="Times New Roman" w:eastAsia="Times New Roman" w:hAnsi="Times New Roman" w:cs="Times New Roman"/>
        </w:rPr>
        <w:t>2021</w:t>
      </w:r>
      <w:r w:rsidR="00AB48F7">
        <w:rPr>
          <w:rFonts w:ascii="Times New Roman" w:eastAsia="Times New Roman" w:hAnsi="Times New Roman" w:cs="Times New Roman"/>
        </w:rPr>
        <w:t>)</w:t>
      </w:r>
      <w:r w:rsidR="0095766C" w:rsidRPr="00803229">
        <w:rPr>
          <w:rFonts w:ascii="Times New Roman" w:eastAsia="Times New Roman" w:hAnsi="Times New Roman" w:cs="Times New Roman"/>
        </w:rPr>
        <w:t xml:space="preserve">. </w:t>
      </w:r>
    </w:p>
    <w:p w14:paraId="2453BEF2" w14:textId="640E87EB" w:rsidR="0095766C" w:rsidRPr="00803229" w:rsidRDefault="00A62D26" w:rsidP="0095766C">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We </w:t>
      </w:r>
      <w:r w:rsidR="004C2151">
        <w:rPr>
          <w:rFonts w:ascii="Times New Roman" w:eastAsia="Times New Roman" w:hAnsi="Times New Roman" w:cs="Times New Roman"/>
        </w:rPr>
        <w:t>measured</w:t>
      </w:r>
      <w:r w:rsidR="0095766C" w:rsidRPr="00803229">
        <w:rPr>
          <w:rFonts w:ascii="Times New Roman" w:eastAsia="Times New Roman" w:hAnsi="Times New Roman" w:cs="Times New Roman"/>
        </w:rPr>
        <w:t xml:space="preserve"> </w:t>
      </w:r>
      <w:r w:rsidR="002E1178">
        <w:rPr>
          <w:rFonts w:ascii="Times New Roman" w:eastAsia="Times New Roman" w:hAnsi="Times New Roman" w:cs="Times New Roman"/>
        </w:rPr>
        <w:t xml:space="preserve">plant </w:t>
      </w:r>
      <w:r w:rsidR="0095766C" w:rsidRPr="00803229">
        <w:rPr>
          <w:rFonts w:ascii="Times New Roman" w:eastAsia="Times New Roman" w:hAnsi="Times New Roman" w:cs="Times New Roman"/>
        </w:rPr>
        <w:t xml:space="preserve">height at 7, 14, and 21 days after planting and every 2 weeks thereafter. Mortality </w:t>
      </w:r>
      <w:r w:rsidR="002E1178">
        <w:rPr>
          <w:rFonts w:ascii="Times New Roman" w:eastAsia="Times New Roman" w:hAnsi="Times New Roman" w:cs="Times New Roman"/>
        </w:rPr>
        <w:t xml:space="preserve">and presence </w:t>
      </w:r>
      <w:r w:rsidR="00E73D78">
        <w:rPr>
          <w:rFonts w:ascii="Times New Roman" w:eastAsia="Times New Roman" w:hAnsi="Times New Roman" w:cs="Times New Roman"/>
        </w:rPr>
        <w:t xml:space="preserve">of reproductive structures </w:t>
      </w:r>
      <w:r w:rsidR="0095766C" w:rsidRPr="00803229">
        <w:rPr>
          <w:rFonts w:ascii="Times New Roman" w:eastAsia="Times New Roman" w:hAnsi="Times New Roman" w:cs="Times New Roman"/>
        </w:rPr>
        <w:t xml:space="preserve">was measured </w:t>
      </w:r>
      <w:r w:rsidR="00E73D78">
        <w:rPr>
          <w:rFonts w:ascii="Times New Roman" w:eastAsia="Times New Roman" w:hAnsi="Times New Roman" w:cs="Times New Roman"/>
        </w:rPr>
        <w:t>weekly throughout</w:t>
      </w:r>
      <w:r w:rsidR="00E73D78" w:rsidRPr="00803229">
        <w:rPr>
          <w:rFonts w:ascii="Times New Roman" w:eastAsia="Times New Roman" w:hAnsi="Times New Roman" w:cs="Times New Roman"/>
        </w:rPr>
        <w:t xml:space="preserve"> </w:t>
      </w:r>
      <w:r w:rsidR="0095766C" w:rsidRPr="00803229">
        <w:rPr>
          <w:rFonts w:ascii="Times New Roman" w:eastAsia="Times New Roman" w:hAnsi="Times New Roman" w:cs="Times New Roman"/>
        </w:rPr>
        <w:t>the experiment</w:t>
      </w:r>
      <w:r w:rsidR="00E73D78">
        <w:rPr>
          <w:rFonts w:ascii="Times New Roman" w:eastAsia="Times New Roman" w:hAnsi="Times New Roman" w:cs="Times New Roman"/>
        </w:rPr>
        <w:t>.</w:t>
      </w:r>
      <w:r w:rsidR="0095766C" w:rsidRPr="00803229">
        <w:rPr>
          <w:rFonts w:ascii="Times New Roman" w:eastAsia="Times New Roman" w:hAnsi="Times New Roman" w:cs="Times New Roman"/>
        </w:rPr>
        <w:t xml:space="preserve"> </w:t>
      </w:r>
      <w:r w:rsidR="002E1178">
        <w:rPr>
          <w:rFonts w:ascii="Times New Roman" w:eastAsia="Times New Roman" w:hAnsi="Times New Roman" w:cs="Times New Roman"/>
        </w:rPr>
        <w:t>On day 65,</w:t>
      </w:r>
      <w:r w:rsidR="00E73D78">
        <w:rPr>
          <w:rFonts w:ascii="Times New Roman" w:eastAsia="Times New Roman" w:hAnsi="Times New Roman" w:cs="Times New Roman"/>
        </w:rPr>
        <w:t xml:space="preserve"> w</w:t>
      </w:r>
      <w:r w:rsidR="0095766C" w:rsidRPr="00803229">
        <w:rPr>
          <w:rFonts w:ascii="Times New Roman" w:eastAsia="Times New Roman" w:hAnsi="Times New Roman" w:cs="Times New Roman"/>
        </w:rPr>
        <w:t xml:space="preserve">e collected </w:t>
      </w:r>
      <w:r w:rsidR="00E73D78">
        <w:rPr>
          <w:rFonts w:ascii="Times New Roman" w:eastAsia="Times New Roman" w:hAnsi="Times New Roman" w:cs="Times New Roman"/>
        </w:rPr>
        <w:t>one</w:t>
      </w:r>
      <w:r w:rsidR="0039614B">
        <w:rPr>
          <w:rFonts w:ascii="Times New Roman" w:eastAsia="Times New Roman" w:hAnsi="Times New Roman" w:cs="Times New Roman"/>
        </w:rPr>
        <w:t xml:space="preserve"> mature, healthy</w:t>
      </w:r>
      <w:r w:rsidR="0095766C" w:rsidRPr="00803229">
        <w:rPr>
          <w:rFonts w:ascii="Times New Roman" w:eastAsia="Times New Roman" w:hAnsi="Times New Roman" w:cs="Times New Roman"/>
        </w:rPr>
        <w:t xml:space="preserve"> leaf per individual to measure specific leaf area</w:t>
      </w:r>
      <w:r w:rsidR="004C2151">
        <w:rPr>
          <w:rFonts w:ascii="Times New Roman" w:eastAsia="Times New Roman" w:hAnsi="Times New Roman" w:cs="Times New Roman"/>
        </w:rPr>
        <w:t xml:space="preserve"> (SLA)</w:t>
      </w:r>
      <w:r>
        <w:rPr>
          <w:rFonts w:ascii="Times New Roman" w:eastAsia="Times New Roman" w:hAnsi="Times New Roman" w:cs="Times New Roman"/>
        </w:rPr>
        <w:t xml:space="preserve"> then destructively</w:t>
      </w:r>
      <w:r w:rsidR="0095766C" w:rsidRPr="00803229">
        <w:rPr>
          <w:rFonts w:ascii="Times New Roman" w:eastAsia="Times New Roman" w:hAnsi="Times New Roman" w:cs="Times New Roman"/>
        </w:rPr>
        <w:t xml:space="preserve"> measure</w:t>
      </w:r>
      <w:r>
        <w:rPr>
          <w:rFonts w:ascii="Times New Roman" w:eastAsia="Times New Roman" w:hAnsi="Times New Roman" w:cs="Times New Roman"/>
        </w:rPr>
        <w:t>d</w:t>
      </w:r>
      <w:r w:rsidR="0039614B">
        <w:rPr>
          <w:rFonts w:ascii="Times New Roman" w:eastAsia="Times New Roman" w:hAnsi="Times New Roman" w:cs="Times New Roman"/>
        </w:rPr>
        <w:t xml:space="preserve"> aboveground, belowground, and</w:t>
      </w:r>
      <w:r w:rsidR="004C2151">
        <w:rPr>
          <w:rFonts w:ascii="Times New Roman" w:eastAsia="Times New Roman" w:hAnsi="Times New Roman" w:cs="Times New Roman"/>
        </w:rPr>
        <w:t xml:space="preserve"> total plant biomass </w:t>
      </w:r>
      <w:r w:rsidR="004C2151">
        <w:rPr>
          <w:rFonts w:ascii="Times New Roman" w:eastAsia="Times New Roman" w:hAnsi="Times New Roman" w:cs="Times New Roman"/>
        </w:rPr>
        <w:lastRenderedPageBreak/>
        <w:t>and to calculate</w:t>
      </w:r>
      <w:r w:rsidR="0095766C" w:rsidRPr="00803229">
        <w:rPr>
          <w:rFonts w:ascii="Times New Roman" w:eastAsia="Times New Roman" w:hAnsi="Times New Roman" w:cs="Times New Roman"/>
        </w:rPr>
        <w:t xml:space="preserve"> biomass allocation between roots and shoots (root to shoot ratio</w:t>
      </w:r>
      <w:r w:rsidR="00E73D78">
        <w:rPr>
          <w:rFonts w:ascii="Times New Roman" w:eastAsia="Times New Roman" w:hAnsi="Times New Roman" w:cs="Times New Roman"/>
        </w:rPr>
        <w:t xml:space="preserve">; </w:t>
      </w:r>
      <w:proofErr w:type="spellStart"/>
      <w:proofErr w:type="gramStart"/>
      <w:r w:rsidR="00E73D78">
        <w:rPr>
          <w:rFonts w:ascii="Times New Roman" w:eastAsia="Times New Roman" w:hAnsi="Times New Roman" w:cs="Times New Roman"/>
        </w:rPr>
        <w:t>r:s</w:t>
      </w:r>
      <w:proofErr w:type="spellEnd"/>
      <w:proofErr w:type="gramEnd"/>
      <w:r w:rsidR="0095766C" w:rsidRPr="00803229">
        <w:rPr>
          <w:rFonts w:ascii="Times New Roman" w:eastAsia="Times New Roman" w:hAnsi="Times New Roman" w:cs="Times New Roman"/>
        </w:rPr>
        <w:t>)</w:t>
      </w:r>
      <w:r w:rsidR="004C2151">
        <w:rPr>
          <w:rFonts w:ascii="Times New Roman" w:eastAsia="Times New Roman" w:hAnsi="Times New Roman" w:cs="Times New Roman"/>
        </w:rPr>
        <w:t>.</w:t>
      </w:r>
      <w:r>
        <w:rPr>
          <w:rFonts w:ascii="Times New Roman" w:eastAsia="Times New Roman" w:hAnsi="Times New Roman" w:cs="Times New Roman"/>
        </w:rPr>
        <w:t xml:space="preserve">  The mass of the removed leaf was added back to the total above-ground biomass for each individual for analysis.</w:t>
      </w:r>
    </w:p>
    <w:p w14:paraId="3BD11C43" w14:textId="274EB585" w:rsidR="0095766C" w:rsidRPr="00BE53E2" w:rsidRDefault="0095766C" w:rsidP="0095766C">
      <w:pPr>
        <w:spacing w:line="480" w:lineRule="auto"/>
        <w:jc w:val="both"/>
        <w:rPr>
          <w:rFonts w:ascii="Times New Roman" w:eastAsia="Times New Roman" w:hAnsi="Times New Roman" w:cs="Times New Roman"/>
          <w:b/>
          <w:i/>
          <w:iCs/>
          <w:color w:val="000000"/>
        </w:rPr>
      </w:pPr>
      <w:r w:rsidRPr="00BE53E2">
        <w:rPr>
          <w:rFonts w:ascii="Times New Roman" w:eastAsia="Times New Roman" w:hAnsi="Times New Roman" w:cs="Times New Roman"/>
          <w:b/>
          <w:i/>
          <w:iCs/>
          <w:color w:val="000000"/>
        </w:rPr>
        <w:t>Common Garden</w:t>
      </w:r>
      <w:r w:rsidR="00D069B4" w:rsidRPr="00BE53E2">
        <w:rPr>
          <w:rFonts w:ascii="Times New Roman" w:eastAsia="Times New Roman" w:hAnsi="Times New Roman" w:cs="Times New Roman"/>
          <w:b/>
          <w:i/>
          <w:iCs/>
          <w:color w:val="000000"/>
        </w:rPr>
        <w:t xml:space="preserve"> Experiment</w:t>
      </w:r>
    </w:p>
    <w:p w14:paraId="603601B7" w14:textId="602BCC8F" w:rsidR="0095766C" w:rsidRPr="003A0D68" w:rsidRDefault="0095766C" w:rsidP="003A0D68">
      <w:pPr>
        <w:pStyle w:val="Heading2"/>
        <w:shd w:val="clear" w:color="auto" w:fill="FFFFFF"/>
        <w:spacing w:before="60" w:beforeAutospacing="0" w:after="0" w:afterAutospacing="0" w:line="480" w:lineRule="auto"/>
        <w:jc w:val="both"/>
        <w:textAlignment w:val="baseline"/>
        <w:rPr>
          <w:b w:val="0"/>
          <w:bCs w:val="0"/>
          <w:sz w:val="24"/>
          <w:szCs w:val="24"/>
        </w:rPr>
      </w:pPr>
      <w:r w:rsidRPr="003A0D68">
        <w:rPr>
          <w:b w:val="0"/>
          <w:bCs w:val="0"/>
          <w:sz w:val="24"/>
          <w:szCs w:val="24"/>
        </w:rPr>
        <w:t xml:space="preserve">The common garden is located at the </w:t>
      </w:r>
      <w:proofErr w:type="spellStart"/>
      <w:r w:rsidRPr="003A0D68">
        <w:rPr>
          <w:b w:val="0"/>
          <w:bCs w:val="0"/>
          <w:sz w:val="24"/>
          <w:szCs w:val="24"/>
        </w:rPr>
        <w:t>Petchesky</w:t>
      </w:r>
      <w:proofErr w:type="spellEnd"/>
      <w:r w:rsidRPr="003A0D68">
        <w:rPr>
          <w:b w:val="0"/>
          <w:bCs w:val="0"/>
          <w:sz w:val="24"/>
          <w:szCs w:val="24"/>
        </w:rPr>
        <w:t xml:space="preserve"> Conservation Center on New Mexico Land Conservancy owned land southwest of Santa Fe, N</w:t>
      </w:r>
      <w:r w:rsidR="004C2151">
        <w:rPr>
          <w:b w:val="0"/>
          <w:bCs w:val="0"/>
          <w:sz w:val="24"/>
          <w:szCs w:val="24"/>
        </w:rPr>
        <w:t>ew Mexico USA</w:t>
      </w:r>
      <w:r w:rsidR="003A0D68" w:rsidRPr="003A0D68">
        <w:rPr>
          <w:b w:val="0"/>
          <w:bCs w:val="0"/>
          <w:sz w:val="24"/>
          <w:szCs w:val="24"/>
        </w:rPr>
        <w:t xml:space="preserve"> (</w:t>
      </w:r>
      <w:r w:rsidR="003A0D68" w:rsidRPr="003A0D68">
        <w:rPr>
          <w:b w:val="0"/>
          <w:bCs w:val="0"/>
          <w:color w:val="000000"/>
          <w:sz w:val="24"/>
          <w:szCs w:val="24"/>
        </w:rPr>
        <w:t>35.612602,</w:t>
      </w:r>
      <w:r w:rsidR="003A0D68">
        <w:rPr>
          <w:b w:val="0"/>
          <w:bCs w:val="0"/>
          <w:color w:val="000000"/>
          <w:sz w:val="24"/>
          <w:szCs w:val="24"/>
        </w:rPr>
        <w:t xml:space="preserve"> -</w:t>
      </w:r>
      <w:r w:rsidR="003A0D68" w:rsidRPr="003A0D68">
        <w:rPr>
          <w:b w:val="0"/>
          <w:bCs w:val="0"/>
          <w:color w:val="000000"/>
          <w:sz w:val="24"/>
          <w:szCs w:val="24"/>
        </w:rPr>
        <w:t>106.004360</w:t>
      </w:r>
      <w:r w:rsidR="003A0D68" w:rsidRPr="003A0D68">
        <w:rPr>
          <w:b w:val="0"/>
          <w:bCs w:val="0"/>
          <w:sz w:val="24"/>
          <w:szCs w:val="24"/>
        </w:rPr>
        <w:t>)</w:t>
      </w:r>
      <w:r w:rsidRPr="003A0D68">
        <w:rPr>
          <w:b w:val="0"/>
          <w:bCs w:val="0"/>
          <w:sz w:val="24"/>
          <w:szCs w:val="24"/>
        </w:rPr>
        <w:t xml:space="preserve">. The 262-acre conservation area is dominated by grasslands and pinyon-juniper woodlands, which is representative of typical </w:t>
      </w:r>
      <w:r w:rsidRPr="003A0D68">
        <w:rPr>
          <w:b w:val="0"/>
          <w:bCs w:val="0"/>
          <w:i/>
          <w:sz w:val="24"/>
          <w:szCs w:val="24"/>
        </w:rPr>
        <w:t xml:space="preserve">P. patagonica </w:t>
      </w:r>
      <w:r w:rsidRPr="003A0D68">
        <w:rPr>
          <w:b w:val="0"/>
          <w:bCs w:val="0"/>
          <w:sz w:val="24"/>
          <w:szCs w:val="24"/>
        </w:rPr>
        <w:t xml:space="preserve">habitat in the Southwest. The </w:t>
      </w:r>
      <w:sdt>
        <w:sdtPr>
          <w:rPr>
            <w:b w:val="0"/>
            <w:bCs w:val="0"/>
            <w:sz w:val="24"/>
            <w:szCs w:val="24"/>
          </w:rPr>
          <w:tag w:val="goog_rdk_15"/>
          <w:id w:val="-1217968880"/>
        </w:sdtPr>
        <w:sdtContent/>
      </w:sdt>
      <w:r w:rsidRPr="003A0D68">
        <w:rPr>
          <w:b w:val="0"/>
          <w:bCs w:val="0"/>
          <w:sz w:val="24"/>
          <w:szCs w:val="24"/>
        </w:rPr>
        <w:t>common garden has a 30-year mean annual precipitation of 331</w:t>
      </w:r>
      <w:r w:rsidR="003C7F2B">
        <w:rPr>
          <w:b w:val="0"/>
          <w:bCs w:val="0"/>
          <w:sz w:val="24"/>
          <w:szCs w:val="24"/>
        </w:rPr>
        <w:t xml:space="preserve"> </w:t>
      </w:r>
      <w:r w:rsidRPr="003A0D68">
        <w:rPr>
          <w:b w:val="0"/>
          <w:bCs w:val="0"/>
          <w:sz w:val="24"/>
          <w:szCs w:val="24"/>
        </w:rPr>
        <w:t>mm and r</w:t>
      </w:r>
      <w:sdt>
        <w:sdtPr>
          <w:rPr>
            <w:b w:val="0"/>
            <w:bCs w:val="0"/>
            <w:sz w:val="24"/>
            <w:szCs w:val="24"/>
          </w:rPr>
          <w:tag w:val="goog_rdk_16"/>
          <w:id w:val="307062374"/>
        </w:sdtPr>
        <w:sdtContent/>
      </w:sdt>
      <w:r w:rsidRPr="003A0D68">
        <w:rPr>
          <w:b w:val="0"/>
          <w:bCs w:val="0"/>
          <w:sz w:val="24"/>
          <w:szCs w:val="24"/>
        </w:rPr>
        <w:t>anges annually in temperature from -0.30 ºC to 22 ºC.</w:t>
      </w:r>
      <w:r w:rsidR="004C2151">
        <w:rPr>
          <w:b w:val="0"/>
          <w:bCs w:val="0"/>
          <w:sz w:val="24"/>
          <w:szCs w:val="24"/>
        </w:rPr>
        <w:t xml:space="preserve">  The garden has little slope and there are no systematic differences in soil moisture across the garden.</w:t>
      </w:r>
      <w:r w:rsidRPr="003A0D68">
        <w:rPr>
          <w:b w:val="0"/>
          <w:bCs w:val="0"/>
          <w:sz w:val="24"/>
          <w:szCs w:val="24"/>
        </w:rPr>
        <w:t xml:space="preserve"> The garden is fenced to prevent disturbance from </w:t>
      </w:r>
      <w:r w:rsidR="006D02EB">
        <w:rPr>
          <w:b w:val="0"/>
          <w:bCs w:val="0"/>
          <w:sz w:val="24"/>
          <w:szCs w:val="24"/>
        </w:rPr>
        <w:t>wildlife</w:t>
      </w:r>
      <w:r w:rsidR="006D02EB" w:rsidRPr="003A0D68">
        <w:rPr>
          <w:b w:val="0"/>
          <w:bCs w:val="0"/>
          <w:sz w:val="24"/>
          <w:szCs w:val="24"/>
        </w:rPr>
        <w:t xml:space="preserve"> </w:t>
      </w:r>
      <w:r w:rsidRPr="003A0D68">
        <w:rPr>
          <w:b w:val="0"/>
          <w:bCs w:val="0"/>
          <w:sz w:val="24"/>
          <w:szCs w:val="24"/>
        </w:rPr>
        <w:t xml:space="preserve">or humans. </w:t>
      </w:r>
    </w:p>
    <w:p w14:paraId="2F62F9BD" w14:textId="77777777" w:rsidR="00A62D26" w:rsidRDefault="00D069B4" w:rsidP="00397EAB">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To quantify the effects seed-source </w:t>
      </w:r>
      <w:r w:rsidR="006D7F3B">
        <w:rPr>
          <w:rFonts w:ascii="Times New Roman" w:eastAsia="Times New Roman" w:hAnsi="Times New Roman" w:cs="Times New Roman"/>
        </w:rPr>
        <w:t xml:space="preserve">rainfall variability, </w:t>
      </w:r>
      <w:r w:rsidR="00742DC3">
        <w:rPr>
          <w:rFonts w:ascii="Times New Roman" w:eastAsia="Times New Roman" w:hAnsi="Times New Roman" w:cs="Times New Roman"/>
        </w:rPr>
        <w:t>temperature,</w:t>
      </w:r>
      <w:r w:rsidR="006D7F3B">
        <w:rPr>
          <w:rFonts w:ascii="Times New Roman" w:eastAsia="Times New Roman" w:hAnsi="Times New Roman" w:cs="Times New Roman"/>
        </w:rPr>
        <w:t xml:space="preserve"> and precipitation on drought response in</w:t>
      </w:r>
      <w:r w:rsidR="002160DE">
        <w:rPr>
          <w:rFonts w:ascii="Times New Roman" w:eastAsia="Times New Roman" w:hAnsi="Times New Roman" w:cs="Times New Roman"/>
        </w:rPr>
        <w:t xml:space="preserve"> </w:t>
      </w:r>
      <w:r w:rsidR="0095766C" w:rsidRPr="00803229">
        <w:rPr>
          <w:rFonts w:ascii="Times New Roman" w:eastAsia="Times New Roman" w:hAnsi="Times New Roman" w:cs="Times New Roman"/>
          <w:i/>
        </w:rPr>
        <w:t>P. patagonica</w:t>
      </w:r>
      <w:r w:rsidR="002160DE">
        <w:rPr>
          <w:rFonts w:ascii="Times New Roman" w:eastAsia="Times New Roman" w:hAnsi="Times New Roman" w:cs="Times New Roman"/>
          <w:i/>
        </w:rPr>
        <w:t xml:space="preserve">, </w:t>
      </w:r>
      <w:r w:rsidR="002160DE">
        <w:rPr>
          <w:rFonts w:ascii="Times New Roman" w:eastAsia="Times New Roman" w:hAnsi="Times New Roman" w:cs="Times New Roman"/>
          <w:iCs/>
        </w:rPr>
        <w:t>we compared supplemental watering (“watered”) to ambient precipitation conditions at the garden (“drought”)</w:t>
      </w:r>
      <w:r w:rsidR="0095766C" w:rsidRPr="00803229">
        <w:rPr>
          <w:rFonts w:ascii="Times New Roman" w:eastAsia="Times New Roman" w:hAnsi="Times New Roman" w:cs="Times New Roman"/>
        </w:rPr>
        <w:t>.</w:t>
      </w:r>
      <w:r w:rsidR="00A62D26">
        <w:rPr>
          <w:rFonts w:ascii="Times New Roman" w:eastAsia="Times New Roman" w:hAnsi="Times New Roman" w:cs="Times New Roman"/>
        </w:rPr>
        <w:t xml:space="preserve">  Watering and drought t</w:t>
      </w:r>
      <w:r w:rsidR="00A62D26" w:rsidRPr="00803229">
        <w:rPr>
          <w:rFonts w:ascii="Times New Roman" w:eastAsia="Times New Roman" w:hAnsi="Times New Roman" w:cs="Times New Roman"/>
        </w:rPr>
        <w:t xml:space="preserve">reatments </w:t>
      </w:r>
      <w:r w:rsidR="00A62D26">
        <w:rPr>
          <w:rFonts w:ascii="Times New Roman" w:eastAsia="Times New Roman" w:hAnsi="Times New Roman" w:cs="Times New Roman"/>
        </w:rPr>
        <w:t>were implemented</w:t>
      </w:r>
      <w:r w:rsidR="00A62D26" w:rsidRPr="00803229">
        <w:rPr>
          <w:rFonts w:ascii="Times New Roman" w:eastAsia="Times New Roman" w:hAnsi="Times New Roman" w:cs="Times New Roman"/>
        </w:rPr>
        <w:t xml:space="preserve"> from </w:t>
      </w:r>
      <w:r w:rsidR="00A62D26">
        <w:rPr>
          <w:rFonts w:ascii="Times New Roman" w:eastAsia="Times New Roman" w:hAnsi="Times New Roman" w:cs="Times New Roman"/>
        </w:rPr>
        <w:t xml:space="preserve">early </w:t>
      </w:r>
      <w:r w:rsidR="00A62D26" w:rsidRPr="00803229">
        <w:rPr>
          <w:rFonts w:ascii="Times New Roman" w:eastAsia="Times New Roman" w:hAnsi="Times New Roman" w:cs="Times New Roman"/>
        </w:rPr>
        <w:t xml:space="preserve">May to </w:t>
      </w:r>
      <w:r w:rsidR="00A62D26">
        <w:rPr>
          <w:rFonts w:ascii="Times New Roman" w:eastAsia="Times New Roman" w:hAnsi="Times New Roman" w:cs="Times New Roman"/>
        </w:rPr>
        <w:t xml:space="preserve">late </w:t>
      </w:r>
      <w:r w:rsidR="00A62D26" w:rsidRPr="00803229">
        <w:rPr>
          <w:rFonts w:ascii="Times New Roman" w:eastAsia="Times New Roman" w:hAnsi="Times New Roman" w:cs="Times New Roman"/>
        </w:rPr>
        <w:t xml:space="preserve">June 2021, during the spring growing season of </w:t>
      </w:r>
      <w:r w:rsidR="00A62D26" w:rsidRPr="00803229">
        <w:rPr>
          <w:rFonts w:ascii="Times New Roman" w:eastAsia="Times New Roman" w:hAnsi="Times New Roman" w:cs="Times New Roman"/>
          <w:i/>
        </w:rPr>
        <w:t xml:space="preserve">P. patagonica </w:t>
      </w:r>
      <w:r w:rsidR="00A62D26" w:rsidRPr="00803229">
        <w:rPr>
          <w:rFonts w:ascii="Times New Roman" w:eastAsia="Times New Roman" w:hAnsi="Times New Roman" w:cs="Times New Roman"/>
        </w:rPr>
        <w:t xml:space="preserve">at this elevation. </w:t>
      </w:r>
      <w:r w:rsidR="0095766C" w:rsidRPr="00803229">
        <w:rPr>
          <w:rFonts w:ascii="Times New Roman" w:eastAsia="Times New Roman" w:hAnsi="Times New Roman" w:cs="Times New Roman"/>
        </w:rPr>
        <w:t xml:space="preserve"> </w:t>
      </w:r>
      <w:r w:rsidR="00B3053B">
        <w:rPr>
          <w:rFonts w:ascii="Times New Roman" w:eastAsia="Times New Roman" w:hAnsi="Times New Roman" w:cs="Times New Roman"/>
        </w:rPr>
        <w:t xml:space="preserve">The watered plots received a </w:t>
      </w:r>
      <w:r w:rsidR="0095766C" w:rsidRPr="00803229">
        <w:rPr>
          <w:rFonts w:ascii="Times New Roman" w:eastAsia="Times New Roman" w:hAnsi="Times New Roman" w:cs="Times New Roman"/>
        </w:rPr>
        <w:t>supplemental watering</w:t>
      </w:r>
      <w:r w:rsidR="00A62D26">
        <w:rPr>
          <w:rFonts w:ascii="Times New Roman" w:eastAsia="Times New Roman" w:hAnsi="Times New Roman" w:cs="Times New Roman"/>
        </w:rPr>
        <w:t xml:space="preserve"> equivalent to ~200% of the 30-year average for the experimental period (May-June 2021)</w:t>
      </w:r>
      <w:r w:rsidR="0095766C" w:rsidRPr="00803229">
        <w:rPr>
          <w:rFonts w:ascii="Times New Roman" w:eastAsia="Times New Roman" w:hAnsi="Times New Roman" w:cs="Times New Roman"/>
        </w:rPr>
        <w:t xml:space="preserve">. We considered the ambient condition in Santa Fe, NM as drought due to </w:t>
      </w:r>
      <w:r w:rsidR="002160DE">
        <w:rPr>
          <w:rFonts w:ascii="Times New Roman" w:eastAsia="Times New Roman" w:hAnsi="Times New Roman" w:cs="Times New Roman"/>
        </w:rPr>
        <w:t xml:space="preserve">the </w:t>
      </w:r>
      <w:r w:rsidR="0095766C" w:rsidRPr="00803229">
        <w:rPr>
          <w:rFonts w:ascii="Times New Roman" w:eastAsia="Times New Roman" w:hAnsi="Times New Roman" w:cs="Times New Roman"/>
        </w:rPr>
        <w:t xml:space="preserve">recurring </w:t>
      </w:r>
      <w:r w:rsidR="002160DE">
        <w:rPr>
          <w:rFonts w:ascii="Times New Roman" w:eastAsia="Times New Roman" w:hAnsi="Times New Roman" w:cs="Times New Roman"/>
        </w:rPr>
        <w:t>and persistent southwestern megadrought that has dominated the region for the last 22 years (</w:t>
      </w:r>
      <w:r w:rsidR="003A0D68">
        <w:rPr>
          <w:rFonts w:ascii="Times New Roman" w:eastAsia="Times New Roman" w:hAnsi="Times New Roman" w:cs="Times New Roman"/>
        </w:rPr>
        <w:t xml:space="preserve">Williams et al. 2022; </w:t>
      </w:r>
      <w:sdt>
        <w:sdtPr>
          <w:rPr>
            <w:rFonts w:ascii="Times New Roman" w:hAnsi="Times New Roman" w:cs="Times New Roman"/>
          </w:rPr>
          <w:tag w:val="goog_rdk_17"/>
          <w:id w:val="-143437216"/>
        </w:sdtPr>
        <w:sdtContent/>
      </w:sdt>
      <w:r w:rsidR="0095766C" w:rsidRPr="00803229">
        <w:rPr>
          <w:rFonts w:ascii="Times New Roman" w:eastAsia="Times New Roman" w:hAnsi="Times New Roman" w:cs="Times New Roman"/>
        </w:rPr>
        <w:t>NOAA</w:t>
      </w:r>
      <w:r w:rsidR="003A0D68">
        <w:rPr>
          <w:rFonts w:ascii="Times New Roman" w:eastAsia="Times New Roman" w:hAnsi="Times New Roman" w:cs="Times New Roman"/>
        </w:rPr>
        <w:t xml:space="preserve"> </w:t>
      </w:r>
      <w:r w:rsidR="0095766C" w:rsidRPr="00803229">
        <w:rPr>
          <w:rFonts w:ascii="Times New Roman" w:eastAsia="Times New Roman" w:hAnsi="Times New Roman" w:cs="Times New Roman"/>
        </w:rPr>
        <w:t>2021)</w:t>
      </w:r>
      <w:r w:rsidR="00A62D26">
        <w:rPr>
          <w:rFonts w:ascii="Times New Roman" w:eastAsia="Times New Roman" w:hAnsi="Times New Roman" w:cs="Times New Roman"/>
        </w:rPr>
        <w:t>, however our study year was an average year, with the garden receiving 48mm of rainfall over the study period, ~100% of normal</w:t>
      </w:r>
      <w:r w:rsidR="0095766C" w:rsidRPr="00803229">
        <w:rPr>
          <w:rFonts w:ascii="Times New Roman" w:eastAsia="Times New Roman" w:hAnsi="Times New Roman" w:cs="Times New Roman"/>
        </w:rPr>
        <w:t xml:space="preserve">.  </w:t>
      </w:r>
    </w:p>
    <w:p w14:paraId="7541055D" w14:textId="5F7898EB" w:rsidR="0095766C" w:rsidRPr="00803229" w:rsidRDefault="0095766C" w:rsidP="00A62D26">
      <w:pPr>
        <w:spacing w:line="480" w:lineRule="auto"/>
        <w:ind w:firstLine="720"/>
        <w:jc w:val="both"/>
        <w:rPr>
          <w:rFonts w:ascii="Times New Roman" w:eastAsia="Times New Roman" w:hAnsi="Times New Roman" w:cs="Times New Roman"/>
        </w:rPr>
      </w:pPr>
      <w:r w:rsidRPr="00803229">
        <w:rPr>
          <w:rFonts w:ascii="Times New Roman" w:eastAsia="Times New Roman" w:hAnsi="Times New Roman" w:cs="Times New Roman"/>
        </w:rPr>
        <w:t xml:space="preserve">Our </w:t>
      </w:r>
      <w:r w:rsidR="002160DE">
        <w:rPr>
          <w:rFonts w:ascii="Times New Roman" w:eastAsia="Times New Roman" w:hAnsi="Times New Roman" w:cs="Times New Roman"/>
        </w:rPr>
        <w:t>common garden</w:t>
      </w:r>
      <w:r w:rsidR="002160DE" w:rsidRPr="00803229">
        <w:rPr>
          <w:rFonts w:ascii="Times New Roman" w:eastAsia="Times New Roman" w:hAnsi="Times New Roman" w:cs="Times New Roman"/>
        </w:rPr>
        <w:t xml:space="preserve"> </w:t>
      </w:r>
      <w:r w:rsidRPr="00803229">
        <w:rPr>
          <w:rFonts w:ascii="Times New Roman" w:eastAsia="Times New Roman" w:hAnsi="Times New Roman" w:cs="Times New Roman"/>
        </w:rPr>
        <w:t>design consisted of 30 1</w:t>
      </w:r>
      <w:r w:rsidR="004C2151">
        <w:rPr>
          <w:rFonts w:ascii="Times New Roman" w:eastAsia="Times New Roman" w:hAnsi="Times New Roman" w:cs="Times New Roman"/>
        </w:rPr>
        <w:t xml:space="preserve"> </w:t>
      </w:r>
      <w:r w:rsidRPr="00803229">
        <w:rPr>
          <w:rFonts w:ascii="Times New Roman" w:eastAsia="Times New Roman" w:hAnsi="Times New Roman" w:cs="Times New Roman"/>
        </w:rPr>
        <w:t>m</w:t>
      </w:r>
      <w:r w:rsidR="002160DE" w:rsidRPr="00BE53E2">
        <w:rPr>
          <w:rFonts w:ascii="Times New Roman" w:eastAsia="Times New Roman" w:hAnsi="Times New Roman" w:cs="Times New Roman"/>
          <w:vertAlign w:val="superscript"/>
        </w:rPr>
        <w:t>2</w:t>
      </w:r>
      <w:r w:rsidR="002160DE">
        <w:rPr>
          <w:rFonts w:ascii="Times New Roman" w:eastAsia="Times New Roman" w:hAnsi="Times New Roman" w:cs="Times New Roman"/>
          <w:vertAlign w:val="superscript"/>
        </w:rPr>
        <w:t xml:space="preserve"> </w:t>
      </w:r>
      <w:r w:rsidR="002160DE">
        <w:rPr>
          <w:rFonts w:ascii="Times New Roman" w:eastAsia="Times New Roman" w:hAnsi="Times New Roman" w:cs="Times New Roman"/>
        </w:rPr>
        <w:t xml:space="preserve">sampling </w:t>
      </w:r>
      <w:r w:rsidRPr="00803229">
        <w:rPr>
          <w:rFonts w:ascii="Times New Roman" w:eastAsia="Times New Roman" w:hAnsi="Times New Roman" w:cs="Times New Roman"/>
        </w:rPr>
        <w:t>plots with</w:t>
      </w:r>
      <w:r w:rsidR="002160DE">
        <w:rPr>
          <w:rFonts w:ascii="Times New Roman" w:eastAsia="Times New Roman" w:hAnsi="Times New Roman" w:cs="Times New Roman"/>
        </w:rPr>
        <w:t>in two treatment blocks: watered and drought</w:t>
      </w:r>
      <w:r w:rsidR="00397EAB">
        <w:rPr>
          <w:rFonts w:ascii="Times New Roman" w:eastAsia="Times New Roman" w:hAnsi="Times New Roman" w:cs="Times New Roman"/>
        </w:rPr>
        <w:t xml:space="preserve"> (15 sampling plots per treatment)</w:t>
      </w:r>
      <w:r w:rsidR="002160DE">
        <w:rPr>
          <w:rFonts w:ascii="Times New Roman" w:eastAsia="Times New Roman" w:hAnsi="Times New Roman" w:cs="Times New Roman"/>
        </w:rPr>
        <w:t>.</w:t>
      </w:r>
      <w:r w:rsidRPr="00803229">
        <w:rPr>
          <w:rFonts w:ascii="Times New Roman" w:eastAsia="Times New Roman" w:hAnsi="Times New Roman" w:cs="Times New Roman"/>
        </w:rPr>
        <w:t xml:space="preserve"> </w:t>
      </w:r>
      <w:r w:rsidR="00397EAB">
        <w:rPr>
          <w:rFonts w:ascii="Times New Roman" w:eastAsia="Times New Roman" w:hAnsi="Times New Roman" w:cs="Times New Roman"/>
        </w:rPr>
        <w:t xml:space="preserve">Blocks were separated by a </w:t>
      </w:r>
      <w:r w:rsidR="003A0D68">
        <w:rPr>
          <w:rFonts w:ascii="Times New Roman" w:eastAsia="Times New Roman" w:hAnsi="Times New Roman" w:cs="Times New Roman"/>
        </w:rPr>
        <w:t>3-meter</w:t>
      </w:r>
      <w:r w:rsidR="00397EAB">
        <w:rPr>
          <w:rFonts w:ascii="Times New Roman" w:eastAsia="Times New Roman" w:hAnsi="Times New Roman" w:cs="Times New Roman"/>
        </w:rPr>
        <w:t xml:space="preserve"> </w:t>
      </w:r>
      <w:r w:rsidR="00397EAB">
        <w:rPr>
          <w:rFonts w:ascii="Times New Roman" w:eastAsia="Times New Roman" w:hAnsi="Times New Roman" w:cs="Times New Roman"/>
        </w:rPr>
        <w:lastRenderedPageBreak/>
        <w:t>buffer to</w:t>
      </w:r>
      <w:r w:rsidR="00397EAB" w:rsidRPr="00803229">
        <w:rPr>
          <w:rFonts w:ascii="Times New Roman" w:eastAsia="Times New Roman" w:hAnsi="Times New Roman" w:cs="Times New Roman"/>
        </w:rPr>
        <w:t xml:space="preserve"> </w:t>
      </w:r>
      <w:r w:rsidR="00397EAB">
        <w:rPr>
          <w:rFonts w:ascii="Times New Roman" w:eastAsia="Times New Roman" w:hAnsi="Times New Roman" w:cs="Times New Roman"/>
        </w:rPr>
        <w:t>eliminate</w:t>
      </w:r>
      <w:r w:rsidR="00397EAB" w:rsidRPr="00803229">
        <w:rPr>
          <w:rFonts w:ascii="Times New Roman" w:eastAsia="Times New Roman" w:hAnsi="Times New Roman" w:cs="Times New Roman"/>
        </w:rPr>
        <w:t xml:space="preserve"> the influence of the supplemental watering on </w:t>
      </w:r>
      <w:r w:rsidR="00A62D26">
        <w:rPr>
          <w:rFonts w:ascii="Times New Roman" w:eastAsia="Times New Roman" w:hAnsi="Times New Roman" w:cs="Times New Roman"/>
        </w:rPr>
        <w:t xml:space="preserve">the </w:t>
      </w:r>
      <w:r w:rsidR="00397EAB">
        <w:rPr>
          <w:rFonts w:ascii="Times New Roman" w:eastAsia="Times New Roman" w:hAnsi="Times New Roman" w:cs="Times New Roman"/>
        </w:rPr>
        <w:t>drought</w:t>
      </w:r>
      <w:r w:rsidR="00397EAB" w:rsidRPr="00803229">
        <w:rPr>
          <w:rFonts w:ascii="Times New Roman" w:eastAsia="Times New Roman" w:hAnsi="Times New Roman" w:cs="Times New Roman"/>
        </w:rPr>
        <w:t xml:space="preserve"> </w:t>
      </w:r>
      <w:r w:rsidR="00A62D26">
        <w:rPr>
          <w:rFonts w:ascii="Times New Roman" w:eastAsia="Times New Roman" w:hAnsi="Times New Roman" w:cs="Times New Roman"/>
        </w:rPr>
        <w:t>block</w:t>
      </w:r>
      <w:r w:rsidR="00397EAB">
        <w:rPr>
          <w:rFonts w:ascii="Times New Roman" w:eastAsia="Times New Roman" w:hAnsi="Times New Roman" w:cs="Times New Roman"/>
        </w:rPr>
        <w:t xml:space="preserve">. </w:t>
      </w:r>
      <w:r w:rsidRPr="00803229">
        <w:rPr>
          <w:rFonts w:ascii="Times New Roman" w:eastAsia="Times New Roman" w:hAnsi="Times New Roman" w:cs="Times New Roman"/>
        </w:rPr>
        <w:t>Each</w:t>
      </w:r>
      <w:r w:rsidR="00A62D26">
        <w:rPr>
          <w:rFonts w:ascii="Times New Roman" w:eastAsia="Times New Roman" w:hAnsi="Times New Roman" w:cs="Times New Roman"/>
        </w:rPr>
        <w:t xml:space="preserve"> sampling</w:t>
      </w:r>
      <w:r w:rsidRPr="00803229">
        <w:rPr>
          <w:rFonts w:ascii="Times New Roman" w:eastAsia="Times New Roman" w:hAnsi="Times New Roman" w:cs="Times New Roman"/>
        </w:rPr>
        <w:t xml:space="preserve"> plot consisted of 36 individuals</w:t>
      </w:r>
      <w:r w:rsidR="00A62D26">
        <w:rPr>
          <w:rFonts w:ascii="Times New Roman" w:eastAsia="Times New Roman" w:hAnsi="Times New Roman" w:cs="Times New Roman"/>
        </w:rPr>
        <w:t xml:space="preserve"> </w:t>
      </w:r>
      <w:r w:rsidRPr="00803229">
        <w:rPr>
          <w:rFonts w:ascii="Times New Roman" w:eastAsia="Times New Roman" w:hAnsi="Times New Roman" w:cs="Times New Roman"/>
        </w:rPr>
        <w:t xml:space="preserve">with three representatives of each of the 12 populations </w:t>
      </w:r>
      <w:r w:rsidR="00397EAB">
        <w:rPr>
          <w:rFonts w:ascii="Times New Roman" w:eastAsia="Times New Roman" w:hAnsi="Times New Roman" w:cs="Times New Roman"/>
        </w:rPr>
        <w:t>randomly assigned a position in each</w:t>
      </w:r>
      <w:r w:rsidRPr="00803229">
        <w:rPr>
          <w:rFonts w:ascii="Times New Roman" w:eastAsia="Times New Roman" w:hAnsi="Times New Roman" w:cs="Times New Roman"/>
        </w:rPr>
        <w:t xml:space="preserve"> plot</w:t>
      </w:r>
      <w:r w:rsidR="00A62D26">
        <w:rPr>
          <w:rFonts w:ascii="Times New Roman" w:eastAsia="Times New Roman" w:hAnsi="Times New Roman" w:cs="Times New Roman"/>
        </w:rPr>
        <w:t xml:space="preserve">; </w:t>
      </w:r>
      <w:r w:rsidR="00397EAB">
        <w:rPr>
          <w:rFonts w:ascii="Times New Roman" w:eastAsia="Times New Roman" w:hAnsi="Times New Roman" w:cs="Times New Roman"/>
        </w:rPr>
        <w:t xml:space="preserve">individuals of all populations were represented in all plots. </w:t>
      </w:r>
      <w:r w:rsidRPr="00803229">
        <w:rPr>
          <w:rFonts w:ascii="Times New Roman" w:eastAsia="Times New Roman" w:hAnsi="Times New Roman" w:cs="Times New Roman"/>
        </w:rPr>
        <w:t xml:space="preserve"> </w:t>
      </w:r>
      <w:r w:rsidR="00397EAB">
        <w:rPr>
          <w:rFonts w:ascii="Times New Roman" w:eastAsia="Times New Roman" w:hAnsi="Times New Roman" w:cs="Times New Roman"/>
          <w:iCs/>
        </w:rPr>
        <w:t>We spaced individuals</w:t>
      </w:r>
      <w:r w:rsidRPr="00803229">
        <w:rPr>
          <w:rFonts w:ascii="Times New Roman" w:eastAsia="Times New Roman" w:hAnsi="Times New Roman" w:cs="Times New Roman"/>
        </w:rPr>
        <w:t xml:space="preserve"> </w:t>
      </w:r>
      <w:r w:rsidR="00A62D26">
        <w:rPr>
          <w:rFonts w:ascii="Times New Roman" w:eastAsia="Times New Roman" w:hAnsi="Times New Roman" w:cs="Times New Roman"/>
        </w:rPr>
        <w:t>~</w:t>
      </w:r>
      <w:r w:rsidRPr="00803229">
        <w:rPr>
          <w:rFonts w:ascii="Times New Roman" w:eastAsia="Times New Roman" w:hAnsi="Times New Roman" w:cs="Times New Roman"/>
        </w:rPr>
        <w:t xml:space="preserve"> 16 cm apart to </w:t>
      </w:r>
      <w:r w:rsidR="003C7F2B">
        <w:rPr>
          <w:rFonts w:ascii="Times New Roman" w:eastAsia="Times New Roman" w:hAnsi="Times New Roman" w:cs="Times New Roman"/>
        </w:rPr>
        <w:t>minimize</w:t>
      </w:r>
      <w:r w:rsidR="004C2151">
        <w:rPr>
          <w:rFonts w:ascii="Times New Roman" w:eastAsia="Times New Roman" w:hAnsi="Times New Roman" w:cs="Times New Roman"/>
        </w:rPr>
        <w:t xml:space="preserve"> competition</w:t>
      </w:r>
      <w:r w:rsidRPr="00803229">
        <w:rPr>
          <w:rFonts w:ascii="Times New Roman" w:eastAsia="Times New Roman" w:hAnsi="Times New Roman" w:cs="Times New Roman"/>
        </w:rPr>
        <w:t xml:space="preserve">. </w:t>
      </w:r>
      <w:r w:rsidR="00CF0C51">
        <w:rPr>
          <w:rFonts w:ascii="Times New Roman" w:eastAsia="Times New Roman" w:hAnsi="Times New Roman" w:cs="Times New Roman"/>
        </w:rPr>
        <w:t>Individuals were transplanted from the hoop house into the garden</w:t>
      </w:r>
      <w:r w:rsidR="00C2471F">
        <w:rPr>
          <w:rFonts w:ascii="Times New Roman" w:eastAsia="Times New Roman" w:hAnsi="Times New Roman" w:cs="Times New Roman"/>
        </w:rPr>
        <w:t xml:space="preserve"> 30 days after germination. </w:t>
      </w:r>
      <w:r w:rsidR="00A62D26">
        <w:rPr>
          <w:rFonts w:ascii="Times New Roman" w:eastAsia="Times New Roman" w:hAnsi="Times New Roman" w:cs="Times New Roman"/>
        </w:rPr>
        <w:t>Immediately after transplanting, a</w:t>
      </w:r>
      <w:r w:rsidR="00C2471F">
        <w:rPr>
          <w:rFonts w:ascii="Times New Roman" w:eastAsia="Times New Roman" w:hAnsi="Times New Roman" w:cs="Times New Roman"/>
        </w:rPr>
        <w:t>ll</w:t>
      </w:r>
      <w:r w:rsidRPr="00803229">
        <w:rPr>
          <w:rFonts w:ascii="Times New Roman" w:eastAsia="Times New Roman" w:hAnsi="Times New Roman" w:cs="Times New Roman"/>
        </w:rPr>
        <w:t xml:space="preserve"> plants</w:t>
      </w:r>
      <w:r w:rsidR="00C2471F">
        <w:rPr>
          <w:rFonts w:ascii="Times New Roman" w:eastAsia="Times New Roman" w:hAnsi="Times New Roman" w:cs="Times New Roman"/>
        </w:rPr>
        <w:t xml:space="preserve"> received </w:t>
      </w:r>
      <w:r w:rsidR="00B3053B">
        <w:rPr>
          <w:rFonts w:ascii="Times New Roman" w:eastAsia="Times New Roman" w:hAnsi="Times New Roman" w:cs="Times New Roman"/>
        </w:rPr>
        <w:t xml:space="preserve">daily </w:t>
      </w:r>
      <w:r w:rsidR="00C2471F">
        <w:rPr>
          <w:rFonts w:ascii="Times New Roman" w:eastAsia="Times New Roman" w:hAnsi="Times New Roman" w:cs="Times New Roman"/>
        </w:rPr>
        <w:t>supplemental watering</w:t>
      </w:r>
      <w:r w:rsidR="00B3053B">
        <w:rPr>
          <w:rFonts w:ascii="Times New Roman" w:eastAsia="Times New Roman" w:hAnsi="Times New Roman" w:cs="Times New Roman"/>
        </w:rPr>
        <w:t xml:space="preserve"> to saturation</w:t>
      </w:r>
      <w:r w:rsidRPr="00803229">
        <w:rPr>
          <w:rFonts w:ascii="Times New Roman" w:eastAsia="Times New Roman" w:hAnsi="Times New Roman" w:cs="Times New Roman"/>
        </w:rPr>
        <w:t xml:space="preserve"> for one week </w:t>
      </w:r>
      <w:r w:rsidR="00C2471F">
        <w:rPr>
          <w:rFonts w:ascii="Times New Roman" w:eastAsia="Times New Roman" w:hAnsi="Times New Roman" w:cs="Times New Roman"/>
        </w:rPr>
        <w:t>to enhance</w:t>
      </w:r>
      <w:r w:rsidRPr="00803229">
        <w:rPr>
          <w:rFonts w:ascii="Times New Roman" w:eastAsia="Times New Roman" w:hAnsi="Times New Roman" w:cs="Times New Roman"/>
        </w:rPr>
        <w:t xml:space="preserve"> </w:t>
      </w:r>
      <w:r w:rsidR="00C2471F">
        <w:rPr>
          <w:rFonts w:ascii="Times New Roman" w:eastAsia="Times New Roman" w:hAnsi="Times New Roman" w:cs="Times New Roman"/>
        </w:rPr>
        <w:t>establishment</w:t>
      </w:r>
      <w:r w:rsidRPr="00803229">
        <w:rPr>
          <w:rFonts w:ascii="Times New Roman" w:eastAsia="Times New Roman" w:hAnsi="Times New Roman" w:cs="Times New Roman"/>
        </w:rPr>
        <w:t>.</w:t>
      </w:r>
      <w:r w:rsidR="00C2471F">
        <w:rPr>
          <w:rFonts w:ascii="Times New Roman" w:eastAsia="Times New Roman" w:hAnsi="Times New Roman" w:cs="Times New Roman"/>
        </w:rPr>
        <w:t xml:space="preserve"> </w:t>
      </w:r>
      <w:r w:rsidR="00CF0C51">
        <w:rPr>
          <w:rFonts w:ascii="Times New Roman" w:eastAsia="Times New Roman" w:hAnsi="Times New Roman" w:cs="Times New Roman"/>
        </w:rPr>
        <w:t xml:space="preserve">We planted between 55-120 individuals per population in the common garden with </w:t>
      </w:r>
      <w:r w:rsidR="00CF0C51" w:rsidRPr="00803229">
        <w:rPr>
          <w:rFonts w:ascii="Times New Roman" w:eastAsia="Times New Roman" w:hAnsi="Times New Roman" w:cs="Times New Roman"/>
        </w:rPr>
        <w:t>28-60 individuals per population and treatment</w:t>
      </w:r>
      <w:r w:rsidR="00CF0C51">
        <w:rPr>
          <w:rFonts w:ascii="Times New Roman" w:eastAsia="Times New Roman" w:hAnsi="Times New Roman" w:cs="Times New Roman"/>
        </w:rPr>
        <w:t xml:space="preserve"> (n= </w:t>
      </w:r>
      <w:r w:rsidRPr="00803229">
        <w:rPr>
          <w:rFonts w:ascii="Times New Roman" w:eastAsia="Times New Roman" w:hAnsi="Times New Roman" w:cs="Times New Roman"/>
        </w:rPr>
        <w:t>1080</w:t>
      </w:r>
      <w:r w:rsidR="00CF0C51">
        <w:rPr>
          <w:rFonts w:ascii="Times New Roman" w:eastAsia="Times New Roman" w:hAnsi="Times New Roman" w:cs="Times New Roman"/>
        </w:rPr>
        <w:t>).</w:t>
      </w:r>
      <w:r w:rsidRPr="00803229">
        <w:rPr>
          <w:rFonts w:ascii="Times New Roman" w:eastAsia="Times New Roman" w:hAnsi="Times New Roman" w:cs="Times New Roman"/>
        </w:rPr>
        <w:t xml:space="preserve"> We </w:t>
      </w:r>
      <w:r w:rsidR="00CF0C51">
        <w:rPr>
          <w:rFonts w:ascii="Times New Roman" w:eastAsia="Times New Roman" w:hAnsi="Times New Roman" w:cs="Times New Roman"/>
        </w:rPr>
        <w:t>measured</w:t>
      </w:r>
      <w:r w:rsidR="00CF0C51" w:rsidRPr="00803229">
        <w:rPr>
          <w:rFonts w:ascii="Times New Roman" w:eastAsia="Times New Roman" w:hAnsi="Times New Roman" w:cs="Times New Roman"/>
        </w:rPr>
        <w:t xml:space="preserve"> </w:t>
      </w:r>
      <w:r w:rsidR="00CF0C51">
        <w:rPr>
          <w:rFonts w:ascii="Times New Roman" w:eastAsia="Times New Roman" w:hAnsi="Times New Roman" w:cs="Times New Roman"/>
        </w:rPr>
        <w:t xml:space="preserve">the </w:t>
      </w:r>
      <w:r w:rsidRPr="00803229">
        <w:rPr>
          <w:rFonts w:ascii="Times New Roman" w:eastAsia="Times New Roman" w:hAnsi="Times New Roman" w:cs="Times New Roman"/>
        </w:rPr>
        <w:t xml:space="preserve">height of </w:t>
      </w:r>
      <w:r w:rsidR="00CF0C51">
        <w:rPr>
          <w:rFonts w:ascii="Times New Roman" w:eastAsia="Times New Roman" w:hAnsi="Times New Roman" w:cs="Times New Roman"/>
        </w:rPr>
        <w:t xml:space="preserve">each </w:t>
      </w:r>
      <w:r w:rsidRPr="00803229">
        <w:rPr>
          <w:rFonts w:ascii="Times New Roman" w:eastAsia="Times New Roman" w:hAnsi="Times New Roman" w:cs="Times New Roman"/>
        </w:rPr>
        <w:t>individual prior to transplanting and assessed transplant mortality before initiating our treatment</w:t>
      </w:r>
      <w:r w:rsidR="00A62D26">
        <w:rPr>
          <w:rFonts w:ascii="Times New Roman" w:eastAsia="Times New Roman" w:hAnsi="Times New Roman" w:cs="Times New Roman"/>
        </w:rPr>
        <w:t xml:space="preserve"> one week after transplant</w:t>
      </w:r>
      <w:r w:rsidRPr="00803229">
        <w:rPr>
          <w:rFonts w:ascii="Times New Roman" w:eastAsia="Times New Roman" w:hAnsi="Times New Roman" w:cs="Times New Roman"/>
        </w:rPr>
        <w:t xml:space="preserve">. </w:t>
      </w:r>
      <w:sdt>
        <w:sdtPr>
          <w:rPr>
            <w:rFonts w:ascii="Times New Roman" w:hAnsi="Times New Roman" w:cs="Times New Roman"/>
          </w:rPr>
          <w:tag w:val="goog_rdk_18"/>
          <w:id w:val="147415649"/>
        </w:sdtPr>
        <w:sdtContent/>
      </w:sdt>
      <w:r w:rsidRPr="00803229">
        <w:rPr>
          <w:rFonts w:ascii="Times New Roman" w:eastAsia="Times New Roman" w:hAnsi="Times New Roman" w:cs="Times New Roman"/>
        </w:rPr>
        <w:t xml:space="preserve">Once treatment began, </w:t>
      </w:r>
      <w:r w:rsidR="00CF76D1">
        <w:rPr>
          <w:rFonts w:ascii="Times New Roman" w:eastAsia="Times New Roman" w:hAnsi="Times New Roman" w:cs="Times New Roman"/>
        </w:rPr>
        <w:t xml:space="preserve">we monitored </w:t>
      </w:r>
      <w:r w:rsidRPr="00803229">
        <w:rPr>
          <w:rFonts w:ascii="Times New Roman" w:eastAsia="Times New Roman" w:hAnsi="Times New Roman" w:cs="Times New Roman"/>
        </w:rPr>
        <w:t>mortality</w:t>
      </w:r>
      <w:r w:rsidR="00C2471F">
        <w:rPr>
          <w:rFonts w:ascii="Times New Roman" w:eastAsia="Times New Roman" w:hAnsi="Times New Roman" w:cs="Times New Roman"/>
        </w:rPr>
        <w:t xml:space="preserve"> and </w:t>
      </w:r>
      <w:r w:rsidR="00CF76D1">
        <w:rPr>
          <w:rFonts w:ascii="Times New Roman" w:eastAsia="Times New Roman" w:hAnsi="Times New Roman" w:cs="Times New Roman"/>
        </w:rPr>
        <w:t>presence</w:t>
      </w:r>
      <w:r w:rsidR="00C2471F">
        <w:rPr>
          <w:rFonts w:ascii="Times New Roman" w:eastAsia="Times New Roman" w:hAnsi="Times New Roman" w:cs="Times New Roman"/>
        </w:rPr>
        <w:t xml:space="preserve"> of </w:t>
      </w:r>
      <w:r w:rsidR="00CF76D1">
        <w:rPr>
          <w:rFonts w:ascii="Times New Roman" w:eastAsia="Times New Roman" w:hAnsi="Times New Roman" w:cs="Times New Roman"/>
        </w:rPr>
        <w:t>reproductive structures</w:t>
      </w:r>
      <w:r w:rsidRPr="00803229">
        <w:rPr>
          <w:rFonts w:ascii="Times New Roman" w:eastAsia="Times New Roman" w:hAnsi="Times New Roman" w:cs="Times New Roman"/>
        </w:rPr>
        <w:t xml:space="preserve"> once per month. </w:t>
      </w:r>
      <w:r w:rsidR="002E1178">
        <w:rPr>
          <w:rFonts w:ascii="Times New Roman" w:eastAsia="Times New Roman" w:hAnsi="Times New Roman" w:cs="Times New Roman"/>
        </w:rPr>
        <w:t>On day 75, w</w:t>
      </w:r>
      <w:r w:rsidRPr="00803229">
        <w:rPr>
          <w:rFonts w:ascii="Times New Roman" w:eastAsia="Times New Roman" w:hAnsi="Times New Roman" w:cs="Times New Roman"/>
        </w:rPr>
        <w:t xml:space="preserve">e harvested 5 </w:t>
      </w:r>
      <w:r w:rsidR="0039614B">
        <w:rPr>
          <w:rFonts w:ascii="Times New Roman" w:eastAsia="Times New Roman" w:hAnsi="Times New Roman" w:cs="Times New Roman"/>
        </w:rPr>
        <w:t xml:space="preserve">mature </w:t>
      </w:r>
      <w:r w:rsidRPr="00803229">
        <w:rPr>
          <w:rFonts w:ascii="Times New Roman" w:eastAsia="Times New Roman" w:hAnsi="Times New Roman" w:cs="Times New Roman"/>
        </w:rPr>
        <w:t xml:space="preserve">leaves per individual to </w:t>
      </w:r>
      <w:r w:rsidR="00CF0C51">
        <w:rPr>
          <w:rFonts w:ascii="Times New Roman" w:eastAsia="Times New Roman" w:hAnsi="Times New Roman" w:cs="Times New Roman"/>
        </w:rPr>
        <w:t>quantify</w:t>
      </w:r>
      <w:r w:rsidR="00CF0C51" w:rsidRPr="00803229">
        <w:rPr>
          <w:rFonts w:ascii="Times New Roman" w:eastAsia="Times New Roman" w:hAnsi="Times New Roman" w:cs="Times New Roman"/>
        </w:rPr>
        <w:t xml:space="preserve"> </w:t>
      </w:r>
      <w:r w:rsidR="00CF76D1">
        <w:rPr>
          <w:rFonts w:ascii="Times New Roman" w:eastAsia="Times New Roman" w:hAnsi="Times New Roman" w:cs="Times New Roman"/>
        </w:rPr>
        <w:t>SLA</w:t>
      </w:r>
      <w:r w:rsidRPr="00803229">
        <w:rPr>
          <w:rFonts w:ascii="Times New Roman" w:eastAsia="Times New Roman" w:hAnsi="Times New Roman" w:cs="Times New Roman"/>
        </w:rPr>
        <w:t xml:space="preserve">.  </w:t>
      </w:r>
    </w:p>
    <w:p w14:paraId="5A77A809" w14:textId="39A58F26" w:rsidR="0095766C" w:rsidRPr="00A70F22" w:rsidRDefault="0095766C" w:rsidP="0095766C">
      <w:pPr>
        <w:spacing w:line="480" w:lineRule="auto"/>
        <w:jc w:val="both"/>
        <w:rPr>
          <w:rFonts w:ascii="Times New Roman" w:eastAsia="Times New Roman" w:hAnsi="Times New Roman" w:cs="Times New Roman"/>
          <w:b/>
          <w:i/>
          <w:iCs/>
        </w:rPr>
      </w:pPr>
      <w:r w:rsidRPr="00A70F22">
        <w:rPr>
          <w:rFonts w:ascii="Times New Roman" w:eastAsia="Times New Roman" w:hAnsi="Times New Roman" w:cs="Times New Roman"/>
          <w:b/>
          <w:i/>
          <w:iCs/>
        </w:rPr>
        <w:t xml:space="preserve">Statistical Analysis </w:t>
      </w:r>
    </w:p>
    <w:p w14:paraId="55495EDB" w14:textId="5F329FF5" w:rsidR="00E01BC7" w:rsidRDefault="0095766C" w:rsidP="0095766C">
      <w:pPr>
        <w:spacing w:line="480" w:lineRule="auto"/>
        <w:ind w:firstLine="720"/>
        <w:jc w:val="both"/>
        <w:rPr>
          <w:rFonts w:ascii="Times New Roman" w:eastAsia="Times New Roman" w:hAnsi="Times New Roman" w:cs="Times New Roman"/>
        </w:rPr>
      </w:pPr>
      <w:r w:rsidRPr="00803229">
        <w:rPr>
          <w:rFonts w:ascii="Times New Roman" w:eastAsia="Times New Roman" w:hAnsi="Times New Roman" w:cs="Times New Roman"/>
        </w:rPr>
        <w:t xml:space="preserve">We used a combination of linear </w:t>
      </w:r>
      <w:r w:rsidR="006D02EB">
        <w:rPr>
          <w:rFonts w:ascii="Times New Roman" w:eastAsia="Times New Roman" w:hAnsi="Times New Roman" w:cs="Times New Roman"/>
        </w:rPr>
        <w:t>regression</w:t>
      </w:r>
      <w:r w:rsidR="000406C2">
        <w:rPr>
          <w:rFonts w:ascii="Times New Roman" w:eastAsia="Times New Roman" w:hAnsi="Times New Roman" w:cs="Times New Roman"/>
        </w:rPr>
        <w:t xml:space="preserve"> </w:t>
      </w:r>
      <w:r w:rsidRPr="00803229">
        <w:rPr>
          <w:rFonts w:ascii="Times New Roman" w:eastAsia="Times New Roman" w:hAnsi="Times New Roman" w:cs="Times New Roman"/>
        </w:rPr>
        <w:t xml:space="preserve">and </w:t>
      </w:r>
      <w:r w:rsidR="0055601B">
        <w:rPr>
          <w:rFonts w:ascii="Times New Roman" w:eastAsia="Times New Roman" w:hAnsi="Times New Roman" w:cs="Times New Roman"/>
        </w:rPr>
        <w:t>linear</w:t>
      </w:r>
      <w:r w:rsidRPr="00803229">
        <w:rPr>
          <w:rFonts w:ascii="Times New Roman" w:eastAsia="Times New Roman" w:hAnsi="Times New Roman" w:cs="Times New Roman"/>
        </w:rPr>
        <w:t xml:space="preserve"> mixed</w:t>
      </w:r>
      <w:r w:rsidR="00CF0C51">
        <w:rPr>
          <w:rFonts w:ascii="Times New Roman" w:eastAsia="Times New Roman" w:hAnsi="Times New Roman" w:cs="Times New Roman"/>
        </w:rPr>
        <w:t>-effects</w:t>
      </w:r>
      <w:r w:rsidRPr="00803229">
        <w:rPr>
          <w:rFonts w:ascii="Times New Roman" w:eastAsia="Times New Roman" w:hAnsi="Times New Roman" w:cs="Times New Roman"/>
        </w:rPr>
        <w:t xml:space="preserve"> models to assess the effects of home environmental characteristics on both demographic and response traits in populations experiencing drought. All analyses were completed using R 4.1.4 (</w:t>
      </w:r>
      <w:commentRangeStart w:id="52"/>
      <w:r w:rsidRPr="00803229">
        <w:rPr>
          <w:rFonts w:ascii="Times New Roman" w:eastAsia="Times New Roman" w:hAnsi="Times New Roman" w:cs="Times New Roman"/>
        </w:rPr>
        <w:t>R Core Team 202</w:t>
      </w:r>
      <w:commentRangeEnd w:id="52"/>
      <w:r w:rsidR="00BC54BD">
        <w:rPr>
          <w:rStyle w:val="CommentReference"/>
        </w:rPr>
        <w:commentReference w:id="52"/>
      </w:r>
      <w:r w:rsidRPr="00803229">
        <w:rPr>
          <w:rFonts w:ascii="Times New Roman" w:eastAsia="Times New Roman" w:hAnsi="Times New Roman" w:cs="Times New Roman"/>
        </w:rPr>
        <w:t xml:space="preserve">2). We included treatment, population, and their interaction as fixed effects in our first order </w:t>
      </w:r>
      <w:r w:rsidR="0055601B">
        <w:rPr>
          <w:rFonts w:ascii="Times New Roman" w:eastAsia="Times New Roman" w:hAnsi="Times New Roman" w:cs="Times New Roman"/>
        </w:rPr>
        <w:t xml:space="preserve">linear regression </w:t>
      </w:r>
      <w:r w:rsidRPr="00803229">
        <w:rPr>
          <w:rFonts w:ascii="Times New Roman" w:eastAsia="Times New Roman" w:hAnsi="Times New Roman" w:cs="Times New Roman"/>
        </w:rPr>
        <w:t xml:space="preserve">models to measure </w:t>
      </w:r>
      <w:r w:rsidR="0039614B">
        <w:rPr>
          <w:rFonts w:ascii="Times New Roman" w:eastAsia="Times New Roman" w:hAnsi="Times New Roman" w:cs="Times New Roman"/>
        </w:rPr>
        <w:t>whether</w:t>
      </w:r>
      <w:r w:rsidRPr="00803229">
        <w:rPr>
          <w:rFonts w:ascii="Times New Roman" w:eastAsia="Times New Roman" w:hAnsi="Times New Roman" w:cs="Times New Roman"/>
        </w:rPr>
        <w:t xml:space="preserve"> traits responded to treatment effects by population.</w:t>
      </w:r>
      <w:r w:rsidR="00ED7EBA">
        <w:rPr>
          <w:rFonts w:ascii="Times New Roman" w:eastAsia="Times New Roman" w:hAnsi="Times New Roman" w:cs="Times New Roman"/>
        </w:rPr>
        <w:t xml:space="preserve"> Cumulative</w:t>
      </w:r>
      <w:r w:rsidRPr="00803229">
        <w:rPr>
          <w:rFonts w:ascii="Times New Roman" w:eastAsia="Times New Roman" w:hAnsi="Times New Roman" w:cs="Times New Roman"/>
        </w:rPr>
        <w:t xml:space="preserve"> </w:t>
      </w:r>
      <w:r w:rsidR="009A0996">
        <w:rPr>
          <w:rFonts w:ascii="Times New Roman" w:eastAsia="Times New Roman" w:hAnsi="Times New Roman" w:cs="Times New Roman"/>
        </w:rPr>
        <w:t>survivorship</w:t>
      </w:r>
      <w:r w:rsidRPr="00803229">
        <w:rPr>
          <w:rFonts w:ascii="Times New Roman" w:eastAsia="Times New Roman" w:hAnsi="Times New Roman" w:cs="Times New Roman"/>
        </w:rPr>
        <w:t xml:space="preserve">, </w:t>
      </w:r>
      <w:r w:rsidR="00ED7EBA">
        <w:rPr>
          <w:rFonts w:ascii="Times New Roman" w:eastAsia="Times New Roman" w:hAnsi="Times New Roman" w:cs="Times New Roman"/>
        </w:rPr>
        <w:t>cumulative</w:t>
      </w:r>
      <w:r w:rsidR="0039614B">
        <w:rPr>
          <w:rFonts w:ascii="Times New Roman" w:eastAsia="Times New Roman" w:hAnsi="Times New Roman" w:cs="Times New Roman"/>
        </w:rPr>
        <w:t xml:space="preserve"> number of individuals</w:t>
      </w:r>
      <w:r w:rsidR="00ED7EBA">
        <w:rPr>
          <w:rFonts w:ascii="Times New Roman" w:eastAsia="Times New Roman" w:hAnsi="Times New Roman" w:cs="Times New Roman"/>
        </w:rPr>
        <w:t xml:space="preserve"> </w:t>
      </w:r>
      <w:r w:rsidRPr="00803229">
        <w:rPr>
          <w:rFonts w:ascii="Times New Roman" w:eastAsia="Times New Roman" w:hAnsi="Times New Roman" w:cs="Times New Roman"/>
        </w:rPr>
        <w:t>flowering, specific leaf area (SLA),</w:t>
      </w:r>
      <w:r w:rsidR="00E01BC7">
        <w:rPr>
          <w:rFonts w:ascii="Times New Roman" w:eastAsia="Times New Roman" w:hAnsi="Times New Roman" w:cs="Times New Roman"/>
        </w:rPr>
        <w:t xml:space="preserve"> total biomass</w:t>
      </w:r>
      <w:r w:rsidRPr="00803229">
        <w:rPr>
          <w:rFonts w:ascii="Times New Roman" w:eastAsia="Times New Roman" w:hAnsi="Times New Roman" w:cs="Times New Roman"/>
        </w:rPr>
        <w:t xml:space="preserve"> and </w:t>
      </w:r>
      <w:r w:rsidR="009A0996">
        <w:rPr>
          <w:rFonts w:ascii="Times New Roman" w:eastAsia="Times New Roman" w:hAnsi="Times New Roman" w:cs="Times New Roman"/>
        </w:rPr>
        <w:t>R:S</w:t>
      </w:r>
      <w:r w:rsidRPr="00803229">
        <w:rPr>
          <w:rFonts w:ascii="Times New Roman" w:eastAsia="Times New Roman" w:hAnsi="Times New Roman" w:cs="Times New Roman"/>
        </w:rPr>
        <w:t xml:space="preserve"> were analyzed using linear mixed</w:t>
      </w:r>
      <w:r w:rsidR="0055601B">
        <w:rPr>
          <w:rFonts w:ascii="Times New Roman" w:eastAsia="Times New Roman" w:hAnsi="Times New Roman" w:cs="Times New Roman"/>
        </w:rPr>
        <w:t>-effects</w:t>
      </w:r>
      <w:r w:rsidRPr="00803229">
        <w:rPr>
          <w:rFonts w:ascii="Times New Roman" w:eastAsia="Times New Roman" w:hAnsi="Times New Roman" w:cs="Times New Roman"/>
        </w:rPr>
        <w:t xml:space="preserve"> models using the R-package </w:t>
      </w:r>
      <w:proofErr w:type="spellStart"/>
      <w:r w:rsidRPr="00803229">
        <w:rPr>
          <w:rFonts w:ascii="Times New Roman" w:eastAsia="Times New Roman" w:hAnsi="Times New Roman" w:cs="Times New Roman"/>
        </w:rPr>
        <w:t>lmerTest</w:t>
      </w:r>
      <w:proofErr w:type="spellEnd"/>
      <w:r w:rsidR="0039614B">
        <w:rPr>
          <w:rFonts w:ascii="Times New Roman" w:eastAsia="Times New Roman" w:hAnsi="Times New Roman" w:cs="Times New Roman"/>
        </w:rPr>
        <w:t xml:space="preserve"> (</w:t>
      </w:r>
      <w:proofErr w:type="spellStart"/>
      <w:r w:rsidR="0039614B">
        <w:rPr>
          <w:rFonts w:ascii="Times New Roman" w:eastAsia="Times New Roman" w:hAnsi="Times New Roman" w:cs="Times New Roman"/>
        </w:rPr>
        <w:t>Kunetzova</w:t>
      </w:r>
      <w:proofErr w:type="spellEnd"/>
      <w:r w:rsidR="0039614B">
        <w:rPr>
          <w:rFonts w:ascii="Times New Roman" w:eastAsia="Times New Roman" w:hAnsi="Times New Roman" w:cs="Times New Roman"/>
        </w:rPr>
        <w:t xml:space="preserve"> </w:t>
      </w:r>
      <w:commentRangeStart w:id="53"/>
      <w:commentRangeStart w:id="54"/>
      <w:r w:rsidR="0039614B">
        <w:rPr>
          <w:rFonts w:ascii="Times New Roman" w:eastAsia="Times New Roman" w:hAnsi="Times New Roman" w:cs="Times New Roman"/>
        </w:rPr>
        <w:t>2022</w:t>
      </w:r>
      <w:commentRangeEnd w:id="53"/>
      <w:r w:rsidR="0039614B">
        <w:rPr>
          <w:rStyle w:val="CommentReference"/>
        </w:rPr>
        <w:commentReference w:id="53"/>
      </w:r>
      <w:commentRangeEnd w:id="54"/>
      <w:r w:rsidR="00BC54BD">
        <w:rPr>
          <w:rStyle w:val="CommentReference"/>
        </w:rPr>
        <w:commentReference w:id="54"/>
      </w:r>
      <w:r w:rsidR="0039614B">
        <w:rPr>
          <w:rFonts w:ascii="Times New Roman" w:eastAsia="Times New Roman" w:hAnsi="Times New Roman" w:cs="Times New Roman"/>
        </w:rPr>
        <w:t>)</w:t>
      </w:r>
      <w:r w:rsidRPr="00803229">
        <w:rPr>
          <w:rFonts w:ascii="Times New Roman" w:eastAsia="Times New Roman" w:hAnsi="Times New Roman" w:cs="Times New Roman"/>
        </w:rPr>
        <w:t xml:space="preserve">. In the common garden model, population was nested within plot as a random effect. In the greenhouse model, population was included as a random effect to account for </w:t>
      </w:r>
      <w:r w:rsidR="004F3854">
        <w:rPr>
          <w:rFonts w:ascii="Times New Roman" w:eastAsia="Times New Roman" w:hAnsi="Times New Roman" w:cs="Times New Roman"/>
        </w:rPr>
        <w:t xml:space="preserve">expected </w:t>
      </w:r>
      <w:r w:rsidRPr="00803229">
        <w:rPr>
          <w:rFonts w:ascii="Times New Roman" w:eastAsia="Times New Roman" w:hAnsi="Times New Roman" w:cs="Times New Roman"/>
        </w:rPr>
        <w:t xml:space="preserve">variation between populations.  </w:t>
      </w:r>
      <w:r w:rsidR="00E01BC7">
        <w:rPr>
          <w:rFonts w:ascii="Times New Roman" w:eastAsia="Times New Roman" w:hAnsi="Times New Roman" w:cs="Times New Roman"/>
        </w:rPr>
        <w:t>We selected the most parsimonious model through a</w:t>
      </w:r>
      <w:r w:rsidR="004F3854">
        <w:rPr>
          <w:rFonts w:ascii="Times New Roman" w:eastAsia="Times New Roman" w:hAnsi="Times New Roman" w:cs="Times New Roman"/>
        </w:rPr>
        <w:t>n</w:t>
      </w:r>
      <w:r w:rsidR="00E01BC7">
        <w:rPr>
          <w:rFonts w:ascii="Times New Roman" w:eastAsia="Times New Roman" w:hAnsi="Times New Roman" w:cs="Times New Roman"/>
        </w:rPr>
        <w:t xml:space="preserve"> iterative selection process using AIC values</w:t>
      </w:r>
      <w:r w:rsidR="00CF153D">
        <w:rPr>
          <w:rFonts w:ascii="Times New Roman" w:eastAsia="Times New Roman" w:hAnsi="Times New Roman" w:cs="Times New Roman"/>
        </w:rPr>
        <w:t xml:space="preserve"> (</w:t>
      </w:r>
      <w:proofErr w:type="spellStart"/>
      <w:r w:rsidR="00CF153D">
        <w:rPr>
          <w:rFonts w:ascii="Times New Roman" w:eastAsia="Times New Roman" w:hAnsi="Times New Roman" w:cs="Times New Roman"/>
        </w:rPr>
        <w:t>Aho</w:t>
      </w:r>
      <w:proofErr w:type="spellEnd"/>
      <w:r w:rsidR="00CF153D">
        <w:rPr>
          <w:rFonts w:ascii="Times New Roman" w:eastAsia="Times New Roman" w:hAnsi="Times New Roman" w:cs="Times New Roman"/>
        </w:rPr>
        <w:t xml:space="preserve"> et al. 2014)</w:t>
      </w:r>
      <w:r w:rsidR="00E01BC7">
        <w:rPr>
          <w:rFonts w:ascii="Times New Roman" w:eastAsia="Times New Roman" w:hAnsi="Times New Roman" w:cs="Times New Roman"/>
        </w:rPr>
        <w:t xml:space="preserve">. </w:t>
      </w:r>
    </w:p>
    <w:p w14:paraId="3B7646CC" w14:textId="55DCDE81" w:rsidR="0095766C" w:rsidRPr="00803229" w:rsidRDefault="0095766C" w:rsidP="00E01BC7">
      <w:pPr>
        <w:spacing w:line="480" w:lineRule="auto"/>
        <w:jc w:val="both"/>
        <w:rPr>
          <w:rFonts w:ascii="Times New Roman" w:eastAsia="Times New Roman" w:hAnsi="Times New Roman" w:cs="Times New Roman"/>
        </w:rPr>
      </w:pPr>
      <w:r w:rsidRPr="00803229">
        <w:rPr>
          <w:rFonts w:ascii="Times New Roman" w:eastAsia="Times New Roman" w:hAnsi="Times New Roman" w:cs="Times New Roman"/>
        </w:rPr>
        <w:lastRenderedPageBreak/>
        <w:t xml:space="preserve">To answer our first </w:t>
      </w:r>
      <w:r w:rsidR="0039614B">
        <w:rPr>
          <w:rFonts w:ascii="Times New Roman" w:eastAsia="Times New Roman" w:hAnsi="Times New Roman" w:cs="Times New Roman"/>
        </w:rPr>
        <w:t>(</w:t>
      </w:r>
      <w:r w:rsidR="0039614B">
        <w:rPr>
          <w:rFonts w:ascii="Times New Roman" w:eastAsia="Times New Roman" w:hAnsi="Times New Roman" w:cs="Times New Roman"/>
          <w:color w:val="000000"/>
        </w:rPr>
        <w:t>D</w:t>
      </w:r>
      <w:r w:rsidR="0039614B" w:rsidRPr="00803229">
        <w:rPr>
          <w:rFonts w:ascii="Times New Roman" w:eastAsia="Times New Roman" w:hAnsi="Times New Roman" w:cs="Times New Roman"/>
          <w:color w:val="000000"/>
        </w:rPr>
        <w:t xml:space="preserve">o populations from </w:t>
      </w:r>
      <w:r w:rsidR="0039614B">
        <w:rPr>
          <w:rFonts w:ascii="Times New Roman" w:eastAsia="Times New Roman" w:hAnsi="Times New Roman" w:cs="Times New Roman"/>
          <w:color w:val="000000"/>
        </w:rPr>
        <w:t xml:space="preserve">hotter, drier, or </w:t>
      </w:r>
      <w:r w:rsidR="0039614B" w:rsidRPr="00803229">
        <w:rPr>
          <w:rFonts w:ascii="Times New Roman" w:eastAsia="Times New Roman" w:hAnsi="Times New Roman" w:cs="Times New Roman"/>
          <w:color w:val="000000"/>
        </w:rPr>
        <w:t>more variable home rainfall environments differ in performance</w:t>
      </w:r>
      <w:r w:rsidR="0039614B">
        <w:rPr>
          <w:rFonts w:ascii="Times New Roman" w:eastAsia="Times New Roman" w:hAnsi="Times New Roman" w:cs="Times New Roman"/>
          <w:color w:val="000000"/>
        </w:rPr>
        <w:t xml:space="preserve"> in response to drought</w:t>
      </w:r>
      <w:r w:rsidR="0039614B" w:rsidRPr="00803229">
        <w:rPr>
          <w:rFonts w:ascii="Times New Roman" w:eastAsia="Times New Roman" w:hAnsi="Times New Roman" w:cs="Times New Roman"/>
          <w:color w:val="000000"/>
        </w:rPr>
        <w:t>?</w:t>
      </w:r>
      <w:r w:rsidR="0039614B">
        <w:rPr>
          <w:rFonts w:ascii="Times New Roman" w:eastAsia="Times New Roman" w:hAnsi="Times New Roman" w:cs="Times New Roman"/>
          <w:color w:val="000000"/>
        </w:rPr>
        <w:t xml:space="preserve">) </w:t>
      </w:r>
      <w:r w:rsidRPr="00803229">
        <w:rPr>
          <w:rFonts w:ascii="Times New Roman" w:eastAsia="Times New Roman" w:hAnsi="Times New Roman" w:cs="Times New Roman"/>
        </w:rPr>
        <w:t>and second</w:t>
      </w:r>
      <w:r w:rsidR="0039614B">
        <w:rPr>
          <w:rFonts w:ascii="Times New Roman" w:eastAsia="Times New Roman" w:hAnsi="Times New Roman" w:cs="Times New Roman"/>
        </w:rPr>
        <w:t xml:space="preserve"> (</w:t>
      </w:r>
      <w:r w:rsidR="0039614B">
        <w:rPr>
          <w:rFonts w:ascii="Times New Roman" w:eastAsia="Times New Roman" w:hAnsi="Times New Roman" w:cs="Times New Roman"/>
          <w:color w:val="000000"/>
        </w:rPr>
        <w:t>A</w:t>
      </w:r>
      <w:r w:rsidR="0039614B" w:rsidRPr="00803229">
        <w:rPr>
          <w:rFonts w:ascii="Times New Roman" w:eastAsia="Times New Roman" w:hAnsi="Times New Roman" w:cs="Times New Roman"/>
          <w:color w:val="000000"/>
        </w:rPr>
        <w:t>re there population level differences in biomass</w:t>
      </w:r>
      <w:r w:rsidR="0039614B">
        <w:rPr>
          <w:rFonts w:ascii="Times New Roman" w:eastAsia="Times New Roman" w:hAnsi="Times New Roman" w:cs="Times New Roman"/>
          <w:color w:val="000000"/>
        </w:rPr>
        <w:t xml:space="preserve"> </w:t>
      </w:r>
      <w:r w:rsidR="0039614B" w:rsidRPr="00803229">
        <w:rPr>
          <w:rFonts w:ascii="Times New Roman" w:eastAsia="Times New Roman" w:hAnsi="Times New Roman" w:cs="Times New Roman"/>
          <w:color w:val="000000"/>
        </w:rPr>
        <w:t>allocation patterns</w:t>
      </w:r>
      <w:r w:rsidR="0039614B">
        <w:rPr>
          <w:rFonts w:ascii="Times New Roman" w:eastAsia="Times New Roman" w:hAnsi="Times New Roman" w:cs="Times New Roman"/>
          <w:color w:val="000000"/>
        </w:rPr>
        <w:t xml:space="preserve"> (i.e., </w:t>
      </w:r>
      <w:r w:rsidR="009A0996">
        <w:rPr>
          <w:rFonts w:ascii="Times New Roman" w:eastAsia="Times New Roman" w:hAnsi="Times New Roman" w:cs="Times New Roman"/>
          <w:color w:val="000000"/>
        </w:rPr>
        <w:t>R:S</w:t>
      </w:r>
      <w:r w:rsidR="0039614B">
        <w:rPr>
          <w:rFonts w:ascii="Times New Roman" w:eastAsia="Times New Roman" w:hAnsi="Times New Roman" w:cs="Times New Roman"/>
          <w:color w:val="000000"/>
        </w:rPr>
        <w:t>)</w:t>
      </w:r>
      <w:r w:rsidR="0039614B" w:rsidRPr="00803229">
        <w:rPr>
          <w:rFonts w:ascii="Times New Roman" w:eastAsia="Times New Roman" w:hAnsi="Times New Roman" w:cs="Times New Roman"/>
          <w:color w:val="000000"/>
        </w:rPr>
        <w:t xml:space="preserve"> in response to drought?</w:t>
      </w:r>
      <w:r w:rsidR="0039614B">
        <w:rPr>
          <w:rFonts w:ascii="Times New Roman" w:eastAsia="Times New Roman" w:hAnsi="Times New Roman" w:cs="Times New Roman"/>
          <w:color w:val="000000"/>
        </w:rPr>
        <w:t>)</w:t>
      </w:r>
      <w:r w:rsidR="0039614B"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rPr>
        <w:t xml:space="preserve"> research questions, we used </w:t>
      </w:r>
      <w:r w:rsidR="004F3854">
        <w:rPr>
          <w:rFonts w:ascii="Times New Roman" w:eastAsia="Times New Roman" w:hAnsi="Times New Roman" w:cs="Times New Roman"/>
        </w:rPr>
        <w:t xml:space="preserve">the </w:t>
      </w:r>
      <w:r w:rsidRPr="00803229">
        <w:rPr>
          <w:rFonts w:ascii="Times New Roman" w:eastAsia="Times New Roman" w:hAnsi="Times New Roman" w:cs="Times New Roman"/>
        </w:rPr>
        <w:t>model</w:t>
      </w:r>
      <w:r w:rsidR="004F3854">
        <w:rPr>
          <w:rFonts w:ascii="Times New Roman" w:eastAsia="Times New Roman" w:hAnsi="Times New Roman" w:cs="Times New Roman"/>
        </w:rPr>
        <w:t xml:space="preserve"> structure</w:t>
      </w:r>
      <w:r w:rsidRPr="00803229">
        <w:rPr>
          <w:rFonts w:ascii="Times New Roman" w:eastAsia="Times New Roman" w:hAnsi="Times New Roman" w:cs="Times New Roman"/>
        </w:rPr>
        <w:t xml:space="preserve">: </w:t>
      </w:r>
    </w:p>
    <w:p w14:paraId="4386DEAB" w14:textId="77777777" w:rsidR="0095766C" w:rsidRPr="00803229" w:rsidRDefault="00000000" w:rsidP="0095766C">
      <w:pPr>
        <w:spacing w:line="480" w:lineRule="auto"/>
        <w:ind w:left="720"/>
        <w:jc w:val="both"/>
        <w:rPr>
          <w:rFonts w:ascii="Times New Roman" w:eastAsia="Times New Roman" w:hAnsi="Times New Roman" w:cs="Times New Roman"/>
        </w:rPr>
      </w:pPr>
      <w:sdt>
        <w:sdtPr>
          <w:rPr>
            <w:rFonts w:ascii="Times New Roman" w:hAnsi="Times New Roman" w:cs="Times New Roman"/>
          </w:rPr>
          <w:tag w:val="goog_rdk_22"/>
          <w:id w:val="-1964579359"/>
        </w:sdtPr>
        <w:sdtContent/>
      </w:sdt>
      <w:sdt>
        <w:sdtPr>
          <w:rPr>
            <w:rFonts w:ascii="Times New Roman" w:hAnsi="Times New Roman" w:cs="Times New Roman"/>
          </w:rPr>
          <w:tag w:val="goog_rdk_23"/>
          <w:id w:val="1099454977"/>
        </w:sdtPr>
        <w:sdtContent/>
      </w:sdt>
      <w:sdt>
        <w:sdtPr>
          <w:rPr>
            <w:rFonts w:ascii="Times New Roman" w:hAnsi="Times New Roman" w:cs="Times New Roman"/>
          </w:rPr>
          <w:tag w:val="goog_rdk_24"/>
          <w:id w:val="708777210"/>
        </w:sdtPr>
        <w:sdtContent/>
      </w:sdt>
      <w:sdt>
        <w:sdtPr>
          <w:rPr>
            <w:rFonts w:ascii="Times New Roman" w:hAnsi="Times New Roman" w:cs="Times New Roman"/>
          </w:rPr>
          <w:tag w:val="goog_rdk_25"/>
          <w:id w:val="-112748440"/>
        </w:sdtPr>
        <w:sdtContent/>
      </w:sdt>
      <w:sdt>
        <w:sdtPr>
          <w:rPr>
            <w:rFonts w:ascii="Times New Roman" w:hAnsi="Times New Roman" w:cs="Times New Roman"/>
          </w:rPr>
          <w:tag w:val="goog_rdk_26"/>
          <w:id w:val="557059427"/>
        </w:sdtPr>
        <w:sdtContent/>
      </w:sdt>
      <w:r w:rsidR="0095766C" w:rsidRPr="00803229">
        <w:rPr>
          <w:rFonts w:ascii="Times New Roman" w:eastAsia="Times New Roman" w:hAnsi="Times New Roman" w:cs="Times New Roman"/>
        </w:rPr>
        <w:t xml:space="preserve">Trait ~ Home Spring Precipitation + Home Spring Temperature + Home Annual Rainfall Variability + Treatment + Home Spring Precipitation x Treatment + Home Spring Temperature x Treatment + Home inter-Annual Rainfall Variability x Treatment + random </w:t>
      </w:r>
    </w:p>
    <w:p w14:paraId="75C5429D" w14:textId="5383DBD4" w:rsidR="004F3854" w:rsidRDefault="0095766C" w:rsidP="0095766C">
      <w:pPr>
        <w:spacing w:line="480" w:lineRule="auto"/>
        <w:jc w:val="both"/>
        <w:rPr>
          <w:rFonts w:ascii="Times New Roman" w:eastAsia="Times New Roman" w:hAnsi="Times New Roman" w:cs="Times New Roman"/>
        </w:rPr>
      </w:pPr>
      <w:r w:rsidRPr="00803229">
        <w:rPr>
          <w:rFonts w:ascii="Times New Roman" w:eastAsia="Times New Roman" w:hAnsi="Times New Roman" w:cs="Times New Roman"/>
        </w:rPr>
        <w:t xml:space="preserve">Home spring precipitation, temperature and home rainfall variability were calculated for each population using 30-year means for April, May, June from 1989 - 2019. </w:t>
      </w:r>
    </w:p>
    <w:p w14:paraId="281928CE" w14:textId="55FA59E6" w:rsidR="0095766C" w:rsidRPr="00803229" w:rsidRDefault="0095766C" w:rsidP="0095766C">
      <w:pPr>
        <w:spacing w:line="480" w:lineRule="auto"/>
        <w:jc w:val="both"/>
        <w:rPr>
          <w:rFonts w:ascii="Times New Roman" w:eastAsia="Times New Roman" w:hAnsi="Times New Roman" w:cs="Times New Roman"/>
        </w:rPr>
      </w:pPr>
      <w:r w:rsidRPr="00803229">
        <w:rPr>
          <w:rFonts w:ascii="Times New Roman" w:eastAsia="Times New Roman" w:hAnsi="Times New Roman" w:cs="Times New Roman"/>
        </w:rPr>
        <w:t xml:space="preserve"> </w:t>
      </w:r>
      <w:r w:rsidR="004F3854">
        <w:rPr>
          <w:rFonts w:ascii="Times New Roman" w:eastAsia="Times New Roman" w:hAnsi="Times New Roman" w:cs="Times New Roman"/>
        </w:rPr>
        <w:tab/>
        <w:t>T</w:t>
      </w:r>
      <w:r w:rsidR="004F3854" w:rsidRPr="00803229">
        <w:rPr>
          <w:rFonts w:ascii="Times New Roman" w:eastAsia="Times New Roman" w:hAnsi="Times New Roman" w:cs="Times New Roman"/>
        </w:rPr>
        <w:t>o test whether plasticity was impacted by home climate characteristics</w:t>
      </w:r>
      <w:r w:rsidR="004F3854">
        <w:rPr>
          <w:rFonts w:ascii="Times New Roman" w:eastAsia="Times New Roman" w:hAnsi="Times New Roman" w:cs="Times New Roman"/>
        </w:rPr>
        <w:t>,</w:t>
      </w:r>
      <w:r w:rsidR="004F3854" w:rsidRPr="00803229">
        <w:rPr>
          <w:rFonts w:ascii="Times New Roman" w:eastAsia="Times New Roman" w:hAnsi="Times New Roman" w:cs="Times New Roman"/>
        </w:rPr>
        <w:t xml:space="preserve"> </w:t>
      </w:r>
      <w:r w:rsidRPr="00803229">
        <w:rPr>
          <w:rFonts w:ascii="Times New Roman" w:eastAsia="Times New Roman" w:hAnsi="Times New Roman" w:cs="Times New Roman"/>
        </w:rPr>
        <w:t xml:space="preserve">we calculated </w:t>
      </w:r>
      <w:r w:rsidR="00B96739">
        <w:rPr>
          <w:rFonts w:ascii="Times New Roman" w:eastAsia="Times New Roman" w:hAnsi="Times New Roman" w:cs="Times New Roman"/>
        </w:rPr>
        <w:t>plasticity</w:t>
      </w:r>
      <w:r w:rsidRPr="00803229">
        <w:rPr>
          <w:rFonts w:ascii="Times New Roman" w:eastAsia="Times New Roman" w:hAnsi="Times New Roman" w:cs="Times New Roman"/>
        </w:rPr>
        <w:t xml:space="preserve"> (</w:t>
      </w:r>
      <w:r w:rsidR="004F3854">
        <w:rPr>
          <w:rFonts w:ascii="Times New Roman" w:eastAsia="Times New Roman" w:hAnsi="Times New Roman" w:cs="Times New Roman"/>
        </w:rPr>
        <w:t xml:space="preserve">trait </w:t>
      </w:r>
      <w:r w:rsidRPr="00803229">
        <w:rPr>
          <w:rFonts w:ascii="Times New Roman" w:eastAsia="Times New Roman" w:hAnsi="Times New Roman" w:cs="Times New Roman"/>
        </w:rPr>
        <w:t xml:space="preserve">mean at </w:t>
      </w:r>
      <w:r w:rsidR="00C044E4">
        <w:rPr>
          <w:rFonts w:ascii="Times New Roman" w:eastAsia="Times New Roman" w:hAnsi="Times New Roman" w:cs="Times New Roman"/>
        </w:rPr>
        <w:t>watered/control</w:t>
      </w:r>
      <w:r w:rsidRPr="00803229">
        <w:rPr>
          <w:rFonts w:ascii="Times New Roman" w:eastAsia="Times New Roman" w:hAnsi="Times New Roman" w:cs="Times New Roman"/>
        </w:rPr>
        <w:t xml:space="preserve"> – </w:t>
      </w:r>
      <w:r w:rsidR="004F3854">
        <w:rPr>
          <w:rFonts w:ascii="Times New Roman" w:eastAsia="Times New Roman" w:hAnsi="Times New Roman" w:cs="Times New Roman"/>
        </w:rPr>
        <w:t xml:space="preserve">trait </w:t>
      </w:r>
      <w:r w:rsidRPr="00803229">
        <w:rPr>
          <w:rFonts w:ascii="Times New Roman" w:eastAsia="Times New Roman" w:hAnsi="Times New Roman" w:cs="Times New Roman"/>
        </w:rPr>
        <w:t xml:space="preserve">mean at </w:t>
      </w:r>
      <w:r w:rsidR="00C044E4">
        <w:rPr>
          <w:rFonts w:ascii="Times New Roman" w:eastAsia="Times New Roman" w:hAnsi="Times New Roman" w:cs="Times New Roman"/>
        </w:rPr>
        <w:t>ambient/drought</w:t>
      </w:r>
      <w:r w:rsidRPr="00803229">
        <w:rPr>
          <w:rFonts w:ascii="Times New Roman" w:eastAsia="Times New Roman" w:hAnsi="Times New Roman" w:cs="Times New Roman"/>
        </w:rPr>
        <w:t xml:space="preserve">) for </w:t>
      </w:r>
      <w:r w:rsidR="004F3854">
        <w:rPr>
          <w:rFonts w:ascii="Times New Roman" w:eastAsia="Times New Roman" w:hAnsi="Times New Roman" w:cs="Times New Roman"/>
        </w:rPr>
        <w:t xml:space="preserve">each </w:t>
      </w:r>
      <w:r w:rsidRPr="00803229">
        <w:rPr>
          <w:rFonts w:ascii="Times New Roman" w:eastAsia="Times New Roman" w:hAnsi="Times New Roman" w:cs="Times New Roman"/>
        </w:rPr>
        <w:t xml:space="preserve">population </w:t>
      </w:r>
      <w:r w:rsidR="004F3854">
        <w:rPr>
          <w:rFonts w:ascii="Times New Roman" w:eastAsia="Times New Roman" w:hAnsi="Times New Roman" w:cs="Times New Roman"/>
        </w:rPr>
        <w:t xml:space="preserve">and </w:t>
      </w:r>
      <w:r w:rsidRPr="00803229">
        <w:rPr>
          <w:rFonts w:ascii="Times New Roman" w:eastAsia="Times New Roman" w:hAnsi="Times New Roman" w:cs="Times New Roman"/>
        </w:rPr>
        <w:t xml:space="preserve">trait and for </w:t>
      </w:r>
      <w:r w:rsidR="004F3854">
        <w:rPr>
          <w:rFonts w:ascii="Times New Roman" w:eastAsia="Times New Roman" w:hAnsi="Times New Roman" w:cs="Times New Roman"/>
        </w:rPr>
        <w:t>each treatment</w:t>
      </w:r>
      <w:r w:rsidR="00940A07">
        <w:rPr>
          <w:rFonts w:ascii="Times New Roman" w:eastAsia="Times New Roman" w:hAnsi="Times New Roman" w:cs="Times New Roman"/>
        </w:rPr>
        <w:t xml:space="preserve"> (Valladares, Sanchez-Gomez, and Zavala 2016)</w:t>
      </w:r>
      <w:r w:rsidRPr="00803229">
        <w:rPr>
          <w:rFonts w:ascii="Times New Roman" w:eastAsia="Times New Roman" w:hAnsi="Times New Roman" w:cs="Times New Roman"/>
        </w:rPr>
        <w:t xml:space="preserve">. </w:t>
      </w:r>
      <w:r w:rsidR="004F3854">
        <w:rPr>
          <w:rFonts w:ascii="Times New Roman" w:eastAsia="Times New Roman" w:hAnsi="Times New Roman" w:cs="Times New Roman"/>
        </w:rPr>
        <w:t>To address</w:t>
      </w:r>
      <w:r w:rsidRPr="00803229">
        <w:rPr>
          <w:rFonts w:ascii="Times New Roman" w:eastAsia="Times New Roman" w:hAnsi="Times New Roman" w:cs="Times New Roman"/>
        </w:rPr>
        <w:t xml:space="preserve"> our 3rd </w:t>
      </w:r>
      <w:r w:rsidR="00B3053B" w:rsidRPr="00803229">
        <w:rPr>
          <w:rFonts w:ascii="Times New Roman" w:eastAsia="Times New Roman" w:hAnsi="Times New Roman" w:cs="Times New Roman"/>
        </w:rPr>
        <w:t>research</w:t>
      </w:r>
      <w:r w:rsidRPr="00803229">
        <w:rPr>
          <w:rFonts w:ascii="Times New Roman" w:eastAsia="Times New Roman" w:hAnsi="Times New Roman" w:cs="Times New Roman"/>
        </w:rPr>
        <w:t xml:space="preserve"> question</w:t>
      </w:r>
      <w:r w:rsidR="0039614B">
        <w:rPr>
          <w:rFonts w:ascii="Times New Roman" w:eastAsia="Times New Roman" w:hAnsi="Times New Roman" w:cs="Times New Roman"/>
        </w:rPr>
        <w:t xml:space="preserve"> (</w:t>
      </w:r>
      <w:r w:rsidR="0039614B">
        <w:rPr>
          <w:rFonts w:ascii="Times New Roman" w:eastAsia="Times New Roman" w:hAnsi="Times New Roman" w:cs="Times New Roman"/>
          <w:color w:val="000000"/>
        </w:rPr>
        <w:t>Do</w:t>
      </w:r>
      <w:r w:rsidR="0039614B" w:rsidRPr="00803229">
        <w:rPr>
          <w:rFonts w:ascii="Times New Roman" w:eastAsia="Times New Roman" w:hAnsi="Times New Roman" w:cs="Times New Roman"/>
          <w:color w:val="000000"/>
        </w:rPr>
        <w:t xml:space="preserve"> populations sourced from </w:t>
      </w:r>
      <w:r w:rsidR="0039614B">
        <w:rPr>
          <w:rFonts w:ascii="Times New Roman" w:eastAsia="Times New Roman" w:hAnsi="Times New Roman" w:cs="Times New Roman"/>
          <w:color w:val="000000"/>
        </w:rPr>
        <w:t xml:space="preserve">more stressful or </w:t>
      </w:r>
      <w:r w:rsidR="0039614B" w:rsidRPr="00803229">
        <w:rPr>
          <w:rFonts w:ascii="Times New Roman" w:eastAsia="Times New Roman" w:hAnsi="Times New Roman" w:cs="Times New Roman"/>
          <w:color w:val="000000"/>
        </w:rPr>
        <w:t xml:space="preserve">variable environments </w:t>
      </w:r>
      <w:r w:rsidR="0039614B">
        <w:rPr>
          <w:rFonts w:ascii="Times New Roman" w:eastAsia="Times New Roman" w:hAnsi="Times New Roman" w:cs="Times New Roman"/>
          <w:color w:val="000000"/>
        </w:rPr>
        <w:t>display</w:t>
      </w:r>
      <w:r w:rsidR="0039614B" w:rsidRPr="00803229">
        <w:rPr>
          <w:rFonts w:ascii="Times New Roman" w:eastAsia="Times New Roman" w:hAnsi="Times New Roman" w:cs="Times New Roman"/>
          <w:color w:val="000000"/>
        </w:rPr>
        <w:t xml:space="preserve"> greater phenotypic plasticity in</w:t>
      </w:r>
      <w:r w:rsidR="0039614B">
        <w:rPr>
          <w:rFonts w:ascii="Times New Roman" w:eastAsia="Times New Roman" w:hAnsi="Times New Roman" w:cs="Times New Roman"/>
          <w:color w:val="000000"/>
        </w:rPr>
        <w:t xml:space="preserve"> drought-response</w:t>
      </w:r>
      <w:r w:rsidR="0039614B" w:rsidRPr="00803229">
        <w:rPr>
          <w:rFonts w:ascii="Times New Roman" w:eastAsia="Times New Roman" w:hAnsi="Times New Roman" w:cs="Times New Roman"/>
          <w:color w:val="000000"/>
        </w:rPr>
        <w:t xml:space="preserve"> traits?</w:t>
      </w:r>
      <w:r w:rsidR="0039614B">
        <w:rPr>
          <w:rFonts w:ascii="Times New Roman" w:eastAsia="Times New Roman" w:hAnsi="Times New Roman" w:cs="Times New Roman"/>
          <w:color w:val="000000"/>
        </w:rPr>
        <w:t>)</w:t>
      </w:r>
      <w:r w:rsidR="0039614B" w:rsidRPr="00803229">
        <w:rPr>
          <w:rFonts w:ascii="Times New Roman" w:eastAsia="Times New Roman" w:hAnsi="Times New Roman" w:cs="Times New Roman"/>
          <w:color w:val="000000"/>
        </w:rPr>
        <w:t xml:space="preserve"> </w:t>
      </w:r>
      <w:r w:rsidRPr="00803229">
        <w:rPr>
          <w:rFonts w:ascii="Times New Roman" w:eastAsia="Times New Roman" w:hAnsi="Times New Roman" w:cs="Times New Roman"/>
        </w:rPr>
        <w:t xml:space="preserve"> </w:t>
      </w:r>
      <w:r w:rsidR="004F3854">
        <w:rPr>
          <w:rFonts w:ascii="Times New Roman" w:eastAsia="Times New Roman" w:hAnsi="Times New Roman" w:cs="Times New Roman"/>
        </w:rPr>
        <w:t>our model structure was</w:t>
      </w:r>
      <w:r w:rsidRPr="00803229">
        <w:rPr>
          <w:rFonts w:ascii="Times New Roman" w:eastAsia="Times New Roman" w:hAnsi="Times New Roman" w:cs="Times New Roman"/>
        </w:rPr>
        <w:t xml:space="preserve">: </w:t>
      </w:r>
    </w:p>
    <w:p w14:paraId="683F22C7" w14:textId="5FCE6072" w:rsidR="0095766C" w:rsidRPr="00803229" w:rsidRDefault="0095766C" w:rsidP="0095766C">
      <w:pPr>
        <w:spacing w:line="480" w:lineRule="auto"/>
        <w:ind w:left="720"/>
        <w:jc w:val="both"/>
        <w:rPr>
          <w:rFonts w:ascii="Times New Roman" w:eastAsia="Times New Roman" w:hAnsi="Times New Roman" w:cs="Times New Roman"/>
        </w:rPr>
      </w:pPr>
      <w:r w:rsidRPr="00803229">
        <w:rPr>
          <w:rFonts w:ascii="Times New Roman" w:eastAsia="Times New Roman" w:hAnsi="Times New Roman" w:cs="Times New Roman"/>
        </w:rPr>
        <w:t>Plastic</w:t>
      </w:r>
      <w:r w:rsidR="00B96739">
        <w:rPr>
          <w:rFonts w:ascii="Times New Roman" w:eastAsia="Times New Roman" w:hAnsi="Times New Roman" w:cs="Times New Roman"/>
        </w:rPr>
        <w:t xml:space="preserve">ity </w:t>
      </w:r>
      <w:r w:rsidRPr="00803229">
        <w:rPr>
          <w:rFonts w:ascii="Times New Roman" w:eastAsia="Times New Roman" w:hAnsi="Times New Roman" w:cs="Times New Roman"/>
        </w:rPr>
        <w:t>~ Home Spring Precipitation + Home Spring Temperature + Home Annual Rainfall Variability</w:t>
      </w:r>
    </w:p>
    <w:p w14:paraId="5926121F" w14:textId="79108731" w:rsidR="0095766C" w:rsidRPr="00803229" w:rsidRDefault="0095766C" w:rsidP="0095766C">
      <w:pPr>
        <w:spacing w:line="480" w:lineRule="auto"/>
        <w:jc w:val="both"/>
        <w:rPr>
          <w:rFonts w:ascii="Times New Roman" w:eastAsia="Times New Roman" w:hAnsi="Times New Roman" w:cs="Times New Roman"/>
        </w:rPr>
      </w:pPr>
      <w:r w:rsidRPr="00803229">
        <w:rPr>
          <w:rFonts w:ascii="Times New Roman" w:eastAsia="Times New Roman" w:hAnsi="Times New Roman" w:cs="Times New Roman"/>
        </w:rPr>
        <w:t xml:space="preserve">To </w:t>
      </w:r>
      <w:sdt>
        <w:sdtPr>
          <w:rPr>
            <w:rFonts w:ascii="Times New Roman" w:hAnsi="Times New Roman" w:cs="Times New Roman"/>
          </w:rPr>
          <w:tag w:val="goog_rdk_27"/>
          <w:id w:val="1389992083"/>
        </w:sdtPr>
        <w:sdtContent/>
      </w:sdt>
      <w:r w:rsidRPr="00803229">
        <w:rPr>
          <w:rFonts w:ascii="Times New Roman" w:eastAsia="Times New Roman" w:hAnsi="Times New Roman" w:cs="Times New Roman"/>
        </w:rPr>
        <w:t xml:space="preserve">test </w:t>
      </w:r>
      <w:r w:rsidR="005621CA">
        <w:rPr>
          <w:rFonts w:ascii="Times New Roman" w:eastAsia="Times New Roman" w:hAnsi="Times New Roman" w:cs="Times New Roman"/>
        </w:rPr>
        <w:t>whether</w:t>
      </w:r>
      <w:r w:rsidRPr="00803229">
        <w:rPr>
          <w:rFonts w:ascii="Times New Roman" w:eastAsia="Times New Roman" w:hAnsi="Times New Roman" w:cs="Times New Roman"/>
        </w:rPr>
        <w:t xml:space="preserve"> local adaptation </w:t>
      </w:r>
      <w:r w:rsidR="005621CA">
        <w:rPr>
          <w:rFonts w:ascii="Times New Roman" w:eastAsia="Times New Roman" w:hAnsi="Times New Roman" w:cs="Times New Roman"/>
        </w:rPr>
        <w:t>played a role</w:t>
      </w:r>
      <w:r w:rsidRPr="00803229">
        <w:rPr>
          <w:rFonts w:ascii="Times New Roman" w:eastAsia="Times New Roman" w:hAnsi="Times New Roman" w:cs="Times New Roman"/>
        </w:rPr>
        <w:t xml:space="preserve"> in population success at the common garden</w:t>
      </w:r>
      <w:r w:rsidR="0039614B">
        <w:rPr>
          <w:rFonts w:ascii="Times New Roman" w:eastAsia="Times New Roman" w:hAnsi="Times New Roman" w:cs="Times New Roman"/>
        </w:rPr>
        <w:t xml:space="preserve"> (Question 4)</w:t>
      </w:r>
      <w:sdt>
        <w:sdtPr>
          <w:rPr>
            <w:rFonts w:ascii="Times New Roman" w:hAnsi="Times New Roman" w:cs="Times New Roman"/>
          </w:rPr>
          <w:tag w:val="goog_rdk_28"/>
          <w:id w:val="1366953200"/>
        </w:sdtPr>
        <w:sdtContent>
          <w:r w:rsidRPr="00803229">
            <w:rPr>
              <w:rFonts w:ascii="Times New Roman" w:eastAsia="Times New Roman" w:hAnsi="Times New Roman" w:cs="Times New Roman"/>
            </w:rPr>
            <w:t>,</w:t>
          </w:r>
        </w:sdtContent>
      </w:sdt>
      <w:r w:rsidRPr="00803229">
        <w:rPr>
          <w:rFonts w:ascii="Times New Roman" w:eastAsia="Times New Roman" w:hAnsi="Times New Roman" w:cs="Times New Roman"/>
        </w:rPr>
        <w:t xml:space="preserve"> we used linear </w:t>
      </w:r>
      <w:r w:rsidR="0055601B">
        <w:rPr>
          <w:rFonts w:ascii="Times New Roman" w:eastAsia="Times New Roman" w:hAnsi="Times New Roman" w:cs="Times New Roman"/>
        </w:rPr>
        <w:t xml:space="preserve">regression </w:t>
      </w:r>
      <w:r w:rsidRPr="00803229">
        <w:rPr>
          <w:rFonts w:ascii="Times New Roman" w:eastAsia="Times New Roman" w:hAnsi="Times New Roman" w:cs="Times New Roman"/>
        </w:rPr>
        <w:t xml:space="preserve">models to assess </w:t>
      </w:r>
      <w:r w:rsidR="00FE4C2D">
        <w:rPr>
          <w:rFonts w:ascii="Times New Roman" w:eastAsia="Times New Roman" w:hAnsi="Times New Roman" w:cs="Times New Roman"/>
        </w:rPr>
        <w:t>survivorship</w:t>
      </w:r>
      <w:r w:rsidRPr="00803229">
        <w:rPr>
          <w:rFonts w:ascii="Times New Roman" w:eastAsia="Times New Roman" w:hAnsi="Times New Roman" w:cs="Times New Roman"/>
        </w:rPr>
        <w:t xml:space="preserve">, flowering, SLA, and </w:t>
      </w:r>
      <w:proofErr w:type="spellStart"/>
      <w:proofErr w:type="gramStart"/>
      <w:r w:rsidRPr="00803229">
        <w:rPr>
          <w:rFonts w:ascii="Times New Roman" w:eastAsia="Times New Roman" w:hAnsi="Times New Roman" w:cs="Times New Roman"/>
        </w:rPr>
        <w:t>r:s</w:t>
      </w:r>
      <w:proofErr w:type="spellEnd"/>
      <w:proofErr w:type="gramEnd"/>
      <w:r w:rsidRPr="00803229">
        <w:rPr>
          <w:rFonts w:ascii="Times New Roman" w:eastAsia="Times New Roman" w:hAnsi="Times New Roman" w:cs="Times New Roman"/>
        </w:rPr>
        <w:t xml:space="preserve"> as a function of </w:t>
      </w:r>
      <w:r w:rsidR="000406C2">
        <w:rPr>
          <w:rFonts w:ascii="Times New Roman" w:eastAsia="Times New Roman" w:hAnsi="Times New Roman" w:cs="Times New Roman"/>
        </w:rPr>
        <w:t xml:space="preserve">treatment and </w:t>
      </w:r>
      <w:r w:rsidR="00AD1A4D">
        <w:rPr>
          <w:rFonts w:ascii="Times New Roman" w:eastAsia="Times New Roman" w:hAnsi="Times New Roman" w:cs="Times New Roman"/>
        </w:rPr>
        <w:t>geographic</w:t>
      </w:r>
      <w:r w:rsidRPr="00803229">
        <w:rPr>
          <w:rFonts w:ascii="Times New Roman" w:eastAsia="Times New Roman" w:hAnsi="Times New Roman" w:cs="Times New Roman"/>
        </w:rPr>
        <w:t xml:space="preserve"> </w:t>
      </w:r>
      <w:r w:rsidR="00AD1A4D">
        <w:rPr>
          <w:rFonts w:ascii="Times New Roman" w:eastAsia="Times New Roman" w:hAnsi="Times New Roman" w:cs="Times New Roman"/>
        </w:rPr>
        <w:t>proximity to the garden</w:t>
      </w:r>
      <w:r w:rsidRPr="00803229">
        <w:rPr>
          <w:rFonts w:ascii="Times New Roman" w:eastAsia="Times New Roman" w:hAnsi="Times New Roman" w:cs="Times New Roman"/>
        </w:rPr>
        <w:t xml:space="preserve">.  </w:t>
      </w:r>
    </w:p>
    <w:p w14:paraId="32D70BB3" w14:textId="139DEA55" w:rsidR="00942E1A" w:rsidRDefault="0095766C" w:rsidP="00A4515C">
      <w:pPr>
        <w:spacing w:line="480" w:lineRule="auto"/>
        <w:ind w:left="720"/>
        <w:jc w:val="both"/>
        <w:rPr>
          <w:rFonts w:ascii="Times New Roman" w:eastAsia="Times New Roman" w:hAnsi="Times New Roman" w:cs="Times New Roman"/>
          <w:b/>
          <w:u w:val="single"/>
        </w:rPr>
      </w:pPr>
      <w:r w:rsidRPr="00803229">
        <w:rPr>
          <w:rFonts w:ascii="Times New Roman" w:eastAsia="Times New Roman" w:hAnsi="Times New Roman" w:cs="Times New Roman"/>
        </w:rPr>
        <w:t>Trait ~</w:t>
      </w:r>
      <w:r w:rsidR="00B3053B">
        <w:rPr>
          <w:rFonts w:ascii="Times New Roman" w:eastAsia="Times New Roman" w:hAnsi="Times New Roman" w:cs="Times New Roman"/>
        </w:rPr>
        <w:t xml:space="preserve"> Treatment +</w:t>
      </w:r>
      <w:r w:rsidRPr="00803229">
        <w:rPr>
          <w:rFonts w:ascii="Times New Roman" w:eastAsia="Times New Roman" w:hAnsi="Times New Roman" w:cs="Times New Roman"/>
        </w:rPr>
        <w:t xml:space="preserve"> </w:t>
      </w:r>
      <w:r w:rsidR="00AD1A4D">
        <w:rPr>
          <w:rFonts w:ascii="Times New Roman" w:eastAsia="Times New Roman" w:hAnsi="Times New Roman" w:cs="Times New Roman"/>
        </w:rPr>
        <w:t xml:space="preserve">Geographic Distance </w:t>
      </w:r>
      <w:r w:rsidRPr="00803229">
        <w:rPr>
          <w:rFonts w:ascii="Times New Roman" w:eastAsia="Times New Roman" w:hAnsi="Times New Roman" w:cs="Times New Roman"/>
        </w:rPr>
        <w:t xml:space="preserve"> </w:t>
      </w:r>
    </w:p>
    <w:p w14:paraId="4B3543FA" w14:textId="4AFF068F" w:rsidR="009D4381" w:rsidRDefault="009D4381" w:rsidP="00A4515C">
      <w:pPr>
        <w:spacing w:line="480" w:lineRule="auto"/>
        <w:rPr>
          <w:rFonts w:ascii="Times New Roman" w:eastAsia="Times New Roman" w:hAnsi="Times New Roman" w:cs="Times New Roman"/>
          <w:b/>
          <w:u w:val="single"/>
        </w:rPr>
      </w:pPr>
      <w:r w:rsidRPr="00803229">
        <w:rPr>
          <w:rFonts w:ascii="Times New Roman" w:eastAsia="Times New Roman" w:hAnsi="Times New Roman" w:cs="Times New Roman"/>
          <w:b/>
          <w:u w:val="single"/>
        </w:rPr>
        <w:t>Results</w:t>
      </w:r>
    </w:p>
    <w:p w14:paraId="0259986D" w14:textId="349B715C" w:rsidR="005945A4" w:rsidRDefault="00BD0907" w:rsidP="00FD23B9">
      <w:pPr>
        <w:spacing w:line="480" w:lineRule="auto"/>
        <w:rPr>
          <w:rFonts w:ascii="Times New Roman" w:eastAsia="Times New Roman" w:hAnsi="Times New Roman" w:cs="Times New Roman"/>
          <w:b/>
          <w:i/>
          <w:iCs/>
        </w:rPr>
      </w:pPr>
      <w:r>
        <w:rPr>
          <w:rFonts w:ascii="Times New Roman" w:eastAsia="Times New Roman" w:hAnsi="Times New Roman" w:cs="Times New Roman"/>
          <w:b/>
          <w:i/>
          <w:iCs/>
        </w:rPr>
        <w:t xml:space="preserve">Performance, biomass, and growth </w:t>
      </w:r>
      <w:r w:rsidR="005945A4">
        <w:rPr>
          <w:rFonts w:ascii="Times New Roman" w:eastAsia="Times New Roman" w:hAnsi="Times New Roman" w:cs="Times New Roman"/>
          <w:b/>
          <w:i/>
          <w:iCs/>
        </w:rPr>
        <w:t>response to drought</w:t>
      </w:r>
    </w:p>
    <w:p w14:paraId="2A8361A6" w14:textId="126CD104" w:rsidR="005945A4" w:rsidRDefault="005945A4" w:rsidP="00447C70">
      <w:pPr>
        <w:spacing w:line="480" w:lineRule="auto"/>
        <w:ind w:firstLine="720"/>
        <w:jc w:val="both"/>
        <w:rPr>
          <w:rFonts w:ascii="Times New Roman" w:eastAsia="Times New Roman" w:hAnsi="Times New Roman" w:cs="Times New Roman"/>
        </w:rPr>
      </w:pPr>
      <w:r w:rsidRPr="00803229">
        <w:rPr>
          <w:rFonts w:ascii="Times New Roman" w:eastAsia="Times New Roman" w:hAnsi="Times New Roman" w:cs="Times New Roman"/>
        </w:rPr>
        <w:lastRenderedPageBreak/>
        <w:t>At the common garden, drought significantly decreased survival and SLA but had no effect on flowering</w:t>
      </w:r>
      <w:r w:rsidR="009A0996">
        <w:rPr>
          <w:rFonts w:ascii="Times New Roman" w:eastAsia="Times New Roman" w:hAnsi="Times New Roman" w:cs="Times New Roman"/>
        </w:rPr>
        <w:t xml:space="preserve">. </w:t>
      </w:r>
      <w:r w:rsidRPr="00803229">
        <w:rPr>
          <w:rFonts w:ascii="Times New Roman" w:eastAsia="Times New Roman" w:hAnsi="Times New Roman" w:cs="Times New Roman"/>
        </w:rPr>
        <w:t xml:space="preserve"> Our first order models demonstrated that significant differences exist between both populations and treatments for </w:t>
      </w:r>
      <w:r w:rsidR="00FE4C2D">
        <w:rPr>
          <w:rFonts w:ascii="Times New Roman" w:eastAsia="Times New Roman" w:hAnsi="Times New Roman" w:cs="Times New Roman"/>
        </w:rPr>
        <w:t>survivorship</w:t>
      </w:r>
      <w:r w:rsidRPr="00803229">
        <w:rPr>
          <w:rFonts w:ascii="Times New Roman" w:eastAsia="Times New Roman" w:hAnsi="Times New Roman" w:cs="Times New Roman"/>
        </w:rPr>
        <w:t xml:space="preserve"> and SLA, but only between populations for flowering (T</w:t>
      </w:r>
      <w:r w:rsidR="009A0996">
        <w:rPr>
          <w:rFonts w:ascii="Times New Roman" w:eastAsia="Times New Roman" w:hAnsi="Times New Roman" w:cs="Times New Roman"/>
        </w:rPr>
        <w:t>able 1)</w:t>
      </w:r>
      <w:r w:rsidRPr="00803229">
        <w:rPr>
          <w:rFonts w:ascii="Times New Roman" w:eastAsia="Times New Roman" w:hAnsi="Times New Roman" w:cs="Times New Roman"/>
        </w:rPr>
        <w:t xml:space="preserve">.  </w:t>
      </w:r>
      <w:r w:rsidR="00DB33A2">
        <w:rPr>
          <w:rFonts w:ascii="Times New Roman" w:eastAsia="Times New Roman" w:hAnsi="Times New Roman" w:cs="Times New Roman"/>
        </w:rPr>
        <w:t>For all traits analyzed w</w:t>
      </w:r>
      <w:r w:rsidR="00AC2420">
        <w:rPr>
          <w:rFonts w:ascii="Times New Roman" w:eastAsia="Times New Roman" w:hAnsi="Times New Roman" w:cs="Times New Roman"/>
        </w:rPr>
        <w:t xml:space="preserve">e found no significant interactions between treatment and home environment. </w:t>
      </w:r>
      <w:r w:rsidRPr="00803229">
        <w:rPr>
          <w:rFonts w:ascii="Times New Roman" w:eastAsia="Times New Roman" w:hAnsi="Times New Roman" w:cs="Times New Roman"/>
        </w:rPr>
        <w:t>In our mixed</w:t>
      </w:r>
      <w:r w:rsidR="00523F41">
        <w:rPr>
          <w:rFonts w:ascii="Times New Roman" w:eastAsia="Times New Roman" w:hAnsi="Times New Roman" w:cs="Times New Roman"/>
        </w:rPr>
        <w:t>-effects</w:t>
      </w:r>
      <w:r w:rsidRPr="00803229">
        <w:rPr>
          <w:rFonts w:ascii="Times New Roman" w:eastAsia="Times New Roman" w:hAnsi="Times New Roman" w:cs="Times New Roman"/>
        </w:rPr>
        <w:t xml:space="preserve"> models, there were no significant interactions between environmental characteristics and treatment (Table </w:t>
      </w:r>
      <w:r w:rsidR="007A2EF3">
        <w:rPr>
          <w:rFonts w:ascii="Times New Roman" w:eastAsia="Times New Roman" w:hAnsi="Times New Roman" w:cs="Times New Roman"/>
        </w:rPr>
        <w:t>2</w:t>
      </w:r>
      <w:r w:rsidRPr="00803229">
        <w:rPr>
          <w:rFonts w:ascii="Times New Roman" w:eastAsia="Times New Roman" w:hAnsi="Times New Roman" w:cs="Times New Roman"/>
        </w:rPr>
        <w:t>).</w:t>
      </w:r>
      <w:r w:rsidR="00F63992">
        <w:rPr>
          <w:rFonts w:ascii="Times New Roman" w:eastAsia="Times New Roman" w:hAnsi="Times New Roman" w:cs="Times New Roman"/>
        </w:rPr>
        <w:t xml:space="preserve"> At the common garden,</w:t>
      </w:r>
      <w:r>
        <w:rPr>
          <w:rFonts w:ascii="Times New Roman" w:eastAsia="Times New Roman" w:hAnsi="Times New Roman" w:cs="Times New Roman"/>
        </w:rPr>
        <w:t xml:space="preserve"> </w:t>
      </w:r>
      <w:r w:rsidR="00F63992">
        <w:rPr>
          <w:rFonts w:ascii="Times New Roman" w:eastAsia="Times New Roman" w:hAnsi="Times New Roman" w:cs="Times New Roman"/>
        </w:rPr>
        <w:t>r</w:t>
      </w:r>
      <w:r w:rsidRPr="00803229">
        <w:rPr>
          <w:rFonts w:ascii="Times New Roman" w:eastAsia="Times New Roman" w:hAnsi="Times New Roman" w:cs="Times New Roman"/>
        </w:rPr>
        <w:t>ainfall variability (CV) was</w:t>
      </w:r>
      <w:r w:rsidR="00B71E43">
        <w:rPr>
          <w:rFonts w:ascii="Times New Roman" w:eastAsia="Times New Roman" w:hAnsi="Times New Roman" w:cs="Times New Roman"/>
        </w:rPr>
        <w:t xml:space="preserve"> the</w:t>
      </w:r>
      <w:r w:rsidRPr="00803229">
        <w:rPr>
          <w:rFonts w:ascii="Times New Roman" w:eastAsia="Times New Roman" w:hAnsi="Times New Roman" w:cs="Times New Roman"/>
        </w:rPr>
        <w:t xml:space="preserve"> only a significant predictor of </w:t>
      </w:r>
      <w:r w:rsidR="00913672">
        <w:rPr>
          <w:rFonts w:ascii="Times New Roman" w:eastAsia="Times New Roman" w:hAnsi="Times New Roman" w:cs="Times New Roman"/>
        </w:rPr>
        <w:t>survival</w:t>
      </w:r>
      <w:r w:rsidRPr="00803229">
        <w:rPr>
          <w:rFonts w:ascii="Times New Roman" w:eastAsia="Times New Roman" w:hAnsi="Times New Roman" w:cs="Times New Roman"/>
        </w:rPr>
        <w:t xml:space="preserve"> (Table </w:t>
      </w:r>
      <w:r w:rsidR="007A2EF3">
        <w:rPr>
          <w:rFonts w:ascii="Times New Roman" w:eastAsia="Times New Roman" w:hAnsi="Times New Roman" w:cs="Times New Roman"/>
        </w:rPr>
        <w:t>2</w:t>
      </w:r>
      <w:r w:rsidRPr="00803229">
        <w:rPr>
          <w:rFonts w:ascii="Times New Roman" w:eastAsia="Times New Roman" w:hAnsi="Times New Roman" w:cs="Times New Roman"/>
        </w:rPr>
        <w:t xml:space="preserve">, Figure </w:t>
      </w:r>
      <w:r w:rsidR="005067EB">
        <w:rPr>
          <w:rFonts w:ascii="Times New Roman" w:eastAsia="Times New Roman" w:hAnsi="Times New Roman" w:cs="Times New Roman"/>
        </w:rPr>
        <w:t>2</w:t>
      </w:r>
      <w:r w:rsidRPr="00803229">
        <w:rPr>
          <w:rFonts w:ascii="Times New Roman" w:eastAsia="Times New Roman" w:hAnsi="Times New Roman" w:cs="Times New Roman"/>
        </w:rPr>
        <w:t>). In both drought and non-drought conditions, populations from high rainfall variability locations had lower survival rates than populations from low rainfall variability areas (</w:t>
      </w:r>
      <w:r w:rsidR="003D1228">
        <w:rPr>
          <w:rFonts w:ascii="Times New Roman" w:eastAsia="Times New Roman" w:hAnsi="Times New Roman" w:cs="Times New Roman"/>
        </w:rPr>
        <w:t xml:space="preserve">Table </w:t>
      </w:r>
      <w:r w:rsidR="007A2EF3">
        <w:rPr>
          <w:rFonts w:ascii="Times New Roman" w:eastAsia="Times New Roman" w:hAnsi="Times New Roman" w:cs="Times New Roman"/>
        </w:rPr>
        <w:t>2</w:t>
      </w:r>
      <w:r w:rsidR="00E05340">
        <w:rPr>
          <w:rFonts w:ascii="Times New Roman" w:eastAsia="Times New Roman" w:hAnsi="Times New Roman" w:cs="Times New Roman"/>
        </w:rPr>
        <w:t xml:space="preserve">). </w:t>
      </w:r>
      <w:r w:rsidRPr="00803229">
        <w:rPr>
          <w:rFonts w:ascii="Times New Roman" w:eastAsia="Times New Roman" w:hAnsi="Times New Roman" w:cs="Times New Roman"/>
        </w:rPr>
        <w:t xml:space="preserve"> </w:t>
      </w:r>
      <w:r w:rsidR="00B71E43" w:rsidRPr="00803229">
        <w:rPr>
          <w:rFonts w:ascii="Times New Roman" w:eastAsia="Times New Roman" w:hAnsi="Times New Roman" w:cs="Times New Roman"/>
        </w:rPr>
        <w:t xml:space="preserve">Flowering had a significant, but weak positive relationship with spring annual temperature and spring </w:t>
      </w:r>
      <w:r w:rsidR="00F16BFB">
        <w:rPr>
          <w:rFonts w:ascii="Times New Roman" w:eastAsia="Times New Roman" w:hAnsi="Times New Roman" w:cs="Times New Roman"/>
        </w:rPr>
        <w:t>annual precipitation</w:t>
      </w:r>
      <w:r w:rsidR="00B71E43" w:rsidRPr="00803229">
        <w:rPr>
          <w:rFonts w:ascii="Times New Roman" w:eastAsia="Times New Roman" w:hAnsi="Times New Roman" w:cs="Times New Roman"/>
        </w:rPr>
        <w:t>.</w:t>
      </w:r>
      <w:r w:rsidR="003D1228">
        <w:rPr>
          <w:rFonts w:ascii="Times New Roman" w:eastAsia="Times New Roman" w:hAnsi="Times New Roman" w:cs="Times New Roman"/>
        </w:rPr>
        <w:t xml:space="preserve"> </w:t>
      </w:r>
      <w:r w:rsidRPr="00803229">
        <w:rPr>
          <w:rFonts w:ascii="Times New Roman" w:eastAsia="Times New Roman" w:hAnsi="Times New Roman" w:cs="Times New Roman"/>
        </w:rPr>
        <w:t xml:space="preserve">Populations sourced from </w:t>
      </w:r>
      <w:proofErr w:type="gramStart"/>
      <w:r w:rsidRPr="00803229">
        <w:rPr>
          <w:rFonts w:ascii="Times New Roman" w:eastAsia="Times New Roman" w:hAnsi="Times New Roman" w:cs="Times New Roman"/>
        </w:rPr>
        <w:t>cooler,</w:t>
      </w:r>
      <w:proofErr w:type="gramEnd"/>
      <w:r w:rsidRPr="00803229">
        <w:rPr>
          <w:rFonts w:ascii="Times New Roman" w:eastAsia="Times New Roman" w:hAnsi="Times New Roman" w:cs="Times New Roman"/>
        </w:rPr>
        <w:t xml:space="preserve"> drier environments flowered less where populations sourced from warmer, wetter environments flowered more</w:t>
      </w:r>
      <w:r w:rsidR="009A0996">
        <w:rPr>
          <w:rFonts w:ascii="Times New Roman" w:eastAsia="Times New Roman" w:hAnsi="Times New Roman" w:cs="Times New Roman"/>
        </w:rPr>
        <w:t xml:space="preserve"> </w:t>
      </w:r>
      <w:r w:rsidR="00523F41">
        <w:rPr>
          <w:rFonts w:ascii="Times New Roman" w:eastAsia="Times New Roman" w:hAnsi="Times New Roman" w:cs="Times New Roman"/>
        </w:rPr>
        <w:t>in both treatments</w:t>
      </w:r>
      <w:r w:rsidRPr="00803229">
        <w:rPr>
          <w:rFonts w:ascii="Times New Roman" w:eastAsia="Times New Roman" w:hAnsi="Times New Roman" w:cs="Times New Roman"/>
        </w:rPr>
        <w:t xml:space="preserve">. </w:t>
      </w:r>
      <w:r w:rsidR="00523F41">
        <w:rPr>
          <w:rFonts w:ascii="Times New Roman" w:eastAsia="Times New Roman" w:hAnsi="Times New Roman" w:cs="Times New Roman"/>
        </w:rPr>
        <w:t>In the drought treatment, w</w:t>
      </w:r>
      <w:r w:rsidRPr="00803229">
        <w:rPr>
          <w:rFonts w:ascii="Times New Roman" w:eastAsia="Times New Roman" w:hAnsi="Times New Roman" w:cs="Times New Roman"/>
        </w:rPr>
        <w:t xml:space="preserve">etter spring precipitation source populations had </w:t>
      </w:r>
      <w:r w:rsidR="00304BC3">
        <w:rPr>
          <w:rFonts w:ascii="Times New Roman" w:eastAsia="Times New Roman" w:hAnsi="Times New Roman" w:cs="Times New Roman"/>
        </w:rPr>
        <w:t xml:space="preserve">on average 9% </w:t>
      </w:r>
      <w:r w:rsidR="00523F41">
        <w:rPr>
          <w:rFonts w:ascii="Times New Roman" w:eastAsia="Times New Roman" w:hAnsi="Times New Roman" w:cs="Times New Roman"/>
        </w:rPr>
        <w:t>higher</w:t>
      </w:r>
      <w:r w:rsidR="00523F41" w:rsidRPr="00803229">
        <w:rPr>
          <w:rFonts w:ascii="Times New Roman" w:eastAsia="Times New Roman" w:hAnsi="Times New Roman" w:cs="Times New Roman"/>
        </w:rPr>
        <w:t xml:space="preserve"> </w:t>
      </w:r>
      <w:r w:rsidRPr="00803229">
        <w:rPr>
          <w:rFonts w:ascii="Times New Roman" w:eastAsia="Times New Roman" w:hAnsi="Times New Roman" w:cs="Times New Roman"/>
        </w:rPr>
        <w:t xml:space="preserve">SLA values than populations sourced from drier </w:t>
      </w:r>
      <w:r w:rsidR="00447C70" w:rsidRPr="00803229">
        <w:rPr>
          <w:rFonts w:ascii="Times New Roman" w:eastAsia="Times New Roman" w:hAnsi="Times New Roman" w:cs="Times New Roman"/>
        </w:rPr>
        <w:t>environments (</w:t>
      </w:r>
      <w:r w:rsidR="009A0996">
        <w:rPr>
          <w:rFonts w:ascii="Times New Roman" w:eastAsia="Times New Roman" w:hAnsi="Times New Roman" w:cs="Times New Roman"/>
        </w:rPr>
        <w:t xml:space="preserve">Table 2 and </w:t>
      </w:r>
      <w:r w:rsidR="009F4A17">
        <w:rPr>
          <w:rFonts w:ascii="Times New Roman" w:eastAsia="Times New Roman" w:hAnsi="Times New Roman" w:cs="Times New Roman"/>
        </w:rPr>
        <w:t xml:space="preserve">Figure </w:t>
      </w:r>
      <w:r w:rsidR="00F16BFB">
        <w:rPr>
          <w:rFonts w:ascii="Times New Roman" w:eastAsia="Times New Roman" w:hAnsi="Times New Roman" w:cs="Times New Roman"/>
        </w:rPr>
        <w:t>2</w:t>
      </w:r>
      <w:r w:rsidR="009A0996">
        <w:rPr>
          <w:rFonts w:ascii="Times New Roman" w:eastAsia="Times New Roman" w:hAnsi="Times New Roman" w:cs="Times New Roman"/>
        </w:rPr>
        <w:t xml:space="preserve"> summarize results</w:t>
      </w:r>
      <w:r w:rsidRPr="00803229">
        <w:rPr>
          <w:rFonts w:ascii="Times New Roman" w:eastAsia="Times New Roman" w:hAnsi="Times New Roman" w:cs="Times New Roman"/>
        </w:rPr>
        <w:t xml:space="preserve">). </w:t>
      </w:r>
    </w:p>
    <w:p w14:paraId="50459F6F" w14:textId="7D0E7B61" w:rsidR="005945A4" w:rsidRPr="009A0996" w:rsidRDefault="005945A4" w:rsidP="009A0996">
      <w:pPr>
        <w:spacing w:line="480" w:lineRule="auto"/>
        <w:ind w:firstLine="720"/>
        <w:jc w:val="both"/>
        <w:rPr>
          <w:rFonts w:ascii="Times New Roman" w:eastAsia="Times New Roman" w:hAnsi="Times New Roman" w:cs="Times New Roman"/>
        </w:rPr>
      </w:pPr>
      <w:commentRangeStart w:id="55"/>
      <w:r w:rsidRPr="00803229">
        <w:rPr>
          <w:rFonts w:ascii="Times New Roman" w:eastAsia="Times New Roman" w:hAnsi="Times New Roman" w:cs="Times New Roman"/>
        </w:rPr>
        <w:t>In the greenhouse, drought significantly increased R:S, decreased total biomass</w:t>
      </w:r>
      <w:r w:rsidR="00CC32AE">
        <w:rPr>
          <w:rFonts w:ascii="Times New Roman" w:eastAsia="Times New Roman" w:hAnsi="Times New Roman" w:cs="Times New Roman"/>
        </w:rPr>
        <w:t xml:space="preserve">, but </w:t>
      </w:r>
      <w:r w:rsidRPr="00803229">
        <w:rPr>
          <w:rFonts w:ascii="Times New Roman" w:eastAsia="Times New Roman" w:hAnsi="Times New Roman" w:cs="Times New Roman"/>
        </w:rPr>
        <w:t>had no effect on SLA</w:t>
      </w:r>
      <w:r w:rsidR="00C8652F">
        <w:rPr>
          <w:rFonts w:ascii="Times New Roman" w:eastAsia="Times New Roman" w:hAnsi="Times New Roman" w:cs="Times New Roman"/>
        </w:rPr>
        <w:t xml:space="preserve"> (</w:t>
      </w:r>
      <w:r w:rsidR="00CC32AE">
        <w:rPr>
          <w:rFonts w:ascii="Times New Roman" w:eastAsia="Times New Roman" w:hAnsi="Times New Roman" w:cs="Times New Roman"/>
        </w:rPr>
        <w:t xml:space="preserve">Table </w:t>
      </w:r>
      <w:r w:rsidR="00F16BFB">
        <w:rPr>
          <w:rFonts w:ascii="Times New Roman" w:eastAsia="Times New Roman" w:hAnsi="Times New Roman" w:cs="Times New Roman"/>
        </w:rPr>
        <w:t>2</w:t>
      </w:r>
      <w:r w:rsidR="00CC32AE">
        <w:rPr>
          <w:rFonts w:ascii="Times New Roman" w:eastAsia="Times New Roman" w:hAnsi="Times New Roman" w:cs="Times New Roman"/>
        </w:rPr>
        <w:t xml:space="preserve">, </w:t>
      </w:r>
      <w:r w:rsidR="00C8652F">
        <w:rPr>
          <w:rFonts w:ascii="Times New Roman" w:eastAsia="Times New Roman" w:hAnsi="Times New Roman" w:cs="Times New Roman"/>
        </w:rPr>
        <w:t xml:space="preserve">Figure </w:t>
      </w:r>
      <w:r w:rsidR="00F16BFB">
        <w:rPr>
          <w:rFonts w:ascii="Times New Roman" w:eastAsia="Times New Roman" w:hAnsi="Times New Roman" w:cs="Times New Roman"/>
        </w:rPr>
        <w:t>2</w:t>
      </w:r>
      <w:r w:rsidR="00C8652F">
        <w:rPr>
          <w:rFonts w:ascii="Times New Roman" w:eastAsia="Times New Roman" w:hAnsi="Times New Roman" w:cs="Times New Roman"/>
        </w:rPr>
        <w:t>)</w:t>
      </w:r>
      <w:r w:rsidRPr="00803229">
        <w:rPr>
          <w:rFonts w:ascii="Times New Roman" w:eastAsia="Times New Roman" w:hAnsi="Times New Roman" w:cs="Times New Roman"/>
        </w:rPr>
        <w:t xml:space="preserve">, </w:t>
      </w:r>
      <w:r w:rsidR="00FE4C2D">
        <w:rPr>
          <w:rFonts w:ascii="Times New Roman" w:eastAsia="Times New Roman" w:hAnsi="Times New Roman" w:cs="Times New Roman"/>
        </w:rPr>
        <w:t>survivorship</w:t>
      </w:r>
      <w:r w:rsidRPr="00803229">
        <w:rPr>
          <w:rFonts w:ascii="Times New Roman" w:eastAsia="Times New Roman" w:hAnsi="Times New Roman" w:cs="Times New Roman"/>
        </w:rPr>
        <w:t xml:space="preserve"> or flowering. In our greenhouse drought experiment, only 3 plants died, and 50 plants flowered out of 1,000 individuals. While some populations did not flower at all, there were no significant differences in flowering by population</w:t>
      </w:r>
      <w:r w:rsidR="00435FD2">
        <w:rPr>
          <w:rFonts w:ascii="Times New Roman" w:eastAsia="Times New Roman" w:hAnsi="Times New Roman" w:cs="Times New Roman"/>
        </w:rPr>
        <w:t xml:space="preserve"> (Table 2)</w:t>
      </w:r>
      <w:r w:rsidRPr="00803229">
        <w:rPr>
          <w:rFonts w:ascii="Times New Roman" w:eastAsia="Times New Roman" w:hAnsi="Times New Roman" w:cs="Times New Roman"/>
        </w:rPr>
        <w:t xml:space="preserve">. In our first order model, the effect of treatment on R:S and total biomass depended on population as indicated by a significant population x treatment interaction (Table </w:t>
      </w:r>
      <w:r w:rsidR="00F16BFB">
        <w:rPr>
          <w:rFonts w:ascii="Times New Roman" w:eastAsia="Times New Roman" w:hAnsi="Times New Roman" w:cs="Times New Roman"/>
        </w:rPr>
        <w:t>1</w:t>
      </w:r>
      <w:r w:rsidRPr="00803229">
        <w:rPr>
          <w:rFonts w:ascii="Times New Roman" w:eastAsia="Times New Roman" w:hAnsi="Times New Roman" w:cs="Times New Roman"/>
        </w:rPr>
        <w:t xml:space="preserve">). </w:t>
      </w:r>
      <w:commentRangeEnd w:id="55"/>
      <w:r w:rsidR="00913672">
        <w:rPr>
          <w:rStyle w:val="CommentReference"/>
        </w:rPr>
        <w:commentReference w:id="55"/>
      </w:r>
      <w:r w:rsidRPr="00803229">
        <w:rPr>
          <w:rFonts w:ascii="Times New Roman" w:eastAsia="Times New Roman" w:hAnsi="Times New Roman" w:cs="Times New Roman"/>
        </w:rPr>
        <w:t>Based on our mixed models, all populations allocated more</w:t>
      </w:r>
      <w:r w:rsidR="00996738">
        <w:rPr>
          <w:rFonts w:ascii="Times New Roman" w:eastAsia="Times New Roman" w:hAnsi="Times New Roman" w:cs="Times New Roman"/>
        </w:rPr>
        <w:t xml:space="preserve"> resources</w:t>
      </w:r>
      <w:r w:rsidRPr="00803229">
        <w:rPr>
          <w:rFonts w:ascii="Times New Roman" w:eastAsia="Times New Roman" w:hAnsi="Times New Roman" w:cs="Times New Roman"/>
        </w:rPr>
        <w:t xml:space="preserve"> to shoot</w:t>
      </w:r>
      <w:r w:rsidR="00996738">
        <w:rPr>
          <w:rFonts w:ascii="Times New Roman" w:eastAsia="Times New Roman" w:hAnsi="Times New Roman" w:cs="Times New Roman"/>
        </w:rPr>
        <w:t xml:space="preserve"> </w:t>
      </w:r>
      <w:r w:rsidR="009E3B9D">
        <w:rPr>
          <w:rFonts w:ascii="Times New Roman" w:eastAsia="Times New Roman" w:hAnsi="Times New Roman" w:cs="Times New Roman"/>
        </w:rPr>
        <w:t>production</w:t>
      </w:r>
      <w:r w:rsidRPr="00803229">
        <w:rPr>
          <w:rFonts w:ascii="Times New Roman" w:eastAsia="Times New Roman" w:hAnsi="Times New Roman" w:cs="Times New Roman"/>
        </w:rPr>
        <w:t xml:space="preserve"> when experiencing </w:t>
      </w:r>
      <w:r w:rsidR="005A662B">
        <w:rPr>
          <w:rFonts w:ascii="Times New Roman" w:eastAsia="Times New Roman" w:hAnsi="Times New Roman" w:cs="Times New Roman"/>
        </w:rPr>
        <w:t>control</w:t>
      </w:r>
      <w:r w:rsidRPr="00803229">
        <w:rPr>
          <w:rFonts w:ascii="Times New Roman" w:eastAsia="Times New Roman" w:hAnsi="Times New Roman" w:cs="Times New Roman"/>
        </w:rPr>
        <w:t xml:space="preserve"> conditions, but under</w:t>
      </w:r>
      <w:r w:rsidR="005A662B">
        <w:rPr>
          <w:rFonts w:ascii="Times New Roman" w:eastAsia="Times New Roman" w:hAnsi="Times New Roman" w:cs="Times New Roman"/>
        </w:rPr>
        <w:t xml:space="preserve"> the</w:t>
      </w:r>
      <w:r w:rsidRPr="00803229">
        <w:rPr>
          <w:rFonts w:ascii="Times New Roman" w:eastAsia="Times New Roman" w:hAnsi="Times New Roman" w:cs="Times New Roman"/>
        </w:rPr>
        <w:t xml:space="preserve"> drought</w:t>
      </w:r>
      <w:r w:rsidR="005A662B">
        <w:rPr>
          <w:rFonts w:ascii="Times New Roman" w:eastAsia="Times New Roman" w:hAnsi="Times New Roman" w:cs="Times New Roman"/>
        </w:rPr>
        <w:t xml:space="preserve"> treatment</w:t>
      </w:r>
      <w:r w:rsidRPr="00803229">
        <w:rPr>
          <w:rFonts w:ascii="Times New Roman" w:eastAsia="Times New Roman" w:hAnsi="Times New Roman" w:cs="Times New Roman"/>
        </w:rPr>
        <w:t xml:space="preserve">, populations from hotter environments allocated </w:t>
      </w:r>
      <w:r w:rsidR="008D305B">
        <w:rPr>
          <w:rFonts w:ascii="Times New Roman" w:eastAsia="Times New Roman" w:hAnsi="Times New Roman" w:cs="Times New Roman"/>
        </w:rPr>
        <w:t>97</w:t>
      </w:r>
      <w:r w:rsidR="0049624E">
        <w:rPr>
          <w:rFonts w:ascii="Times New Roman" w:eastAsia="Times New Roman" w:hAnsi="Times New Roman" w:cs="Times New Roman"/>
        </w:rPr>
        <w:t>% more</w:t>
      </w:r>
      <w:r w:rsidR="0049624E" w:rsidRPr="00803229">
        <w:rPr>
          <w:rFonts w:ascii="Times New Roman" w:eastAsia="Times New Roman" w:hAnsi="Times New Roman" w:cs="Times New Roman"/>
        </w:rPr>
        <w:t xml:space="preserve"> </w:t>
      </w:r>
      <w:r w:rsidRPr="00803229">
        <w:rPr>
          <w:rFonts w:ascii="Times New Roman" w:eastAsia="Times New Roman" w:hAnsi="Times New Roman" w:cs="Times New Roman"/>
        </w:rPr>
        <w:t xml:space="preserve">to roots compared to populations from cooler temperature </w:t>
      </w:r>
      <w:r w:rsidR="009A0996">
        <w:rPr>
          <w:rFonts w:ascii="Times New Roman" w:eastAsia="Times New Roman" w:hAnsi="Times New Roman" w:cs="Times New Roman"/>
        </w:rPr>
        <w:t>e</w:t>
      </w:r>
      <w:r w:rsidR="00951D9A" w:rsidRPr="00803229">
        <w:rPr>
          <w:rFonts w:ascii="Times New Roman" w:eastAsia="Times New Roman" w:hAnsi="Times New Roman" w:cs="Times New Roman"/>
        </w:rPr>
        <w:t>nvironments</w:t>
      </w:r>
      <w:r w:rsidRPr="00803229">
        <w:rPr>
          <w:rFonts w:ascii="Times New Roman" w:eastAsia="Times New Roman" w:hAnsi="Times New Roman" w:cs="Times New Roman"/>
        </w:rPr>
        <w:t xml:space="preserve">. </w:t>
      </w:r>
      <w:r w:rsidR="005A662B">
        <w:rPr>
          <w:rFonts w:ascii="Times New Roman" w:eastAsia="Times New Roman" w:hAnsi="Times New Roman" w:cs="Times New Roman"/>
        </w:rPr>
        <w:t xml:space="preserve">All </w:t>
      </w:r>
      <w:r w:rsidR="005A662B">
        <w:rPr>
          <w:rFonts w:ascii="Times New Roman" w:eastAsia="Times New Roman" w:hAnsi="Times New Roman" w:cs="Times New Roman"/>
        </w:rPr>
        <w:lastRenderedPageBreak/>
        <w:t>p</w:t>
      </w:r>
      <w:r w:rsidRPr="00803229">
        <w:rPr>
          <w:rFonts w:ascii="Times New Roman" w:eastAsia="Times New Roman" w:hAnsi="Times New Roman" w:cs="Times New Roman"/>
        </w:rPr>
        <w:t xml:space="preserve">opulations had </w:t>
      </w:r>
      <w:r w:rsidR="005A662B">
        <w:rPr>
          <w:rFonts w:ascii="Times New Roman" w:eastAsia="Times New Roman" w:hAnsi="Times New Roman" w:cs="Times New Roman"/>
        </w:rPr>
        <w:t>reduced</w:t>
      </w:r>
      <w:r w:rsidR="005A662B" w:rsidRPr="00803229">
        <w:rPr>
          <w:rFonts w:ascii="Times New Roman" w:eastAsia="Times New Roman" w:hAnsi="Times New Roman" w:cs="Times New Roman"/>
        </w:rPr>
        <w:t xml:space="preserve"> </w:t>
      </w:r>
      <w:r w:rsidRPr="00803229">
        <w:rPr>
          <w:rFonts w:ascii="Times New Roman" w:eastAsia="Times New Roman" w:hAnsi="Times New Roman" w:cs="Times New Roman"/>
        </w:rPr>
        <w:t>total biomass under drought conditions</w:t>
      </w:r>
      <w:r w:rsidR="00B33E46">
        <w:rPr>
          <w:rFonts w:ascii="Times New Roman" w:eastAsia="Times New Roman" w:hAnsi="Times New Roman" w:cs="Times New Roman"/>
        </w:rPr>
        <w:t>, but the</w:t>
      </w:r>
      <w:r w:rsidR="005A662B">
        <w:rPr>
          <w:rFonts w:ascii="Times New Roman" w:eastAsia="Times New Roman" w:hAnsi="Times New Roman" w:cs="Times New Roman"/>
        </w:rPr>
        <w:t>re was a significant population by treatment interaction</w:t>
      </w:r>
      <w:r w:rsidR="00B33E46">
        <w:rPr>
          <w:rFonts w:ascii="Times New Roman" w:eastAsia="Times New Roman" w:hAnsi="Times New Roman" w:cs="Times New Roman"/>
        </w:rPr>
        <w:t xml:space="preserve">.  </w:t>
      </w:r>
      <w:r w:rsidR="008D305B">
        <w:rPr>
          <w:rFonts w:ascii="Times New Roman" w:eastAsia="Times New Roman" w:hAnsi="Times New Roman" w:cs="Times New Roman"/>
        </w:rPr>
        <w:t>Under</w:t>
      </w:r>
      <w:r w:rsidR="005A662B">
        <w:rPr>
          <w:rFonts w:ascii="Times New Roman" w:eastAsia="Times New Roman" w:hAnsi="Times New Roman" w:cs="Times New Roman"/>
        </w:rPr>
        <w:t xml:space="preserve"> the</w:t>
      </w:r>
      <w:r w:rsidR="008D305B">
        <w:rPr>
          <w:rFonts w:ascii="Times New Roman" w:eastAsia="Times New Roman" w:hAnsi="Times New Roman" w:cs="Times New Roman"/>
        </w:rPr>
        <w:t xml:space="preserve"> drought</w:t>
      </w:r>
      <w:r w:rsidR="005A662B">
        <w:rPr>
          <w:rFonts w:ascii="Times New Roman" w:eastAsia="Times New Roman" w:hAnsi="Times New Roman" w:cs="Times New Roman"/>
        </w:rPr>
        <w:t xml:space="preserve"> treatment</w:t>
      </w:r>
      <w:r w:rsidR="008D305B">
        <w:rPr>
          <w:rFonts w:ascii="Times New Roman" w:eastAsia="Times New Roman" w:hAnsi="Times New Roman" w:cs="Times New Roman"/>
        </w:rPr>
        <w:t>, populations</w:t>
      </w:r>
      <w:r w:rsidRPr="00803229">
        <w:rPr>
          <w:rFonts w:ascii="Times New Roman" w:eastAsia="Times New Roman" w:hAnsi="Times New Roman" w:cs="Times New Roman"/>
        </w:rPr>
        <w:t xml:space="preserve"> from </w:t>
      </w:r>
      <w:r w:rsidR="008D305B">
        <w:rPr>
          <w:rFonts w:ascii="Times New Roman" w:eastAsia="Times New Roman" w:hAnsi="Times New Roman" w:cs="Times New Roman"/>
        </w:rPr>
        <w:t>high</w:t>
      </w:r>
      <w:r w:rsidR="008D305B" w:rsidRPr="00803229">
        <w:rPr>
          <w:rFonts w:ascii="Times New Roman" w:eastAsia="Times New Roman" w:hAnsi="Times New Roman" w:cs="Times New Roman"/>
        </w:rPr>
        <w:t xml:space="preserve"> </w:t>
      </w:r>
      <w:r w:rsidRPr="00803229">
        <w:rPr>
          <w:rFonts w:ascii="Times New Roman" w:eastAsia="Times New Roman" w:hAnsi="Times New Roman" w:cs="Times New Roman"/>
        </w:rPr>
        <w:t>rainfall variability environments</w:t>
      </w:r>
      <w:r w:rsidR="008D305B">
        <w:rPr>
          <w:rFonts w:ascii="Times New Roman" w:eastAsia="Times New Roman" w:hAnsi="Times New Roman" w:cs="Times New Roman"/>
        </w:rPr>
        <w:t xml:space="preserve"> had 18% more</w:t>
      </w:r>
      <w:r w:rsidR="009918EE">
        <w:rPr>
          <w:rFonts w:ascii="Times New Roman" w:eastAsia="Times New Roman" w:hAnsi="Times New Roman" w:cs="Times New Roman"/>
        </w:rPr>
        <w:t xml:space="preserve"> total biomass </w:t>
      </w:r>
      <w:r w:rsidR="008D305B">
        <w:rPr>
          <w:rFonts w:ascii="Times New Roman" w:eastAsia="Times New Roman" w:hAnsi="Times New Roman" w:cs="Times New Roman"/>
        </w:rPr>
        <w:t>than populations from low rainfall variability environments</w:t>
      </w:r>
      <w:r w:rsidRPr="00803229">
        <w:rPr>
          <w:rFonts w:ascii="Times New Roman" w:eastAsia="Times New Roman" w:hAnsi="Times New Roman" w:cs="Times New Roman"/>
        </w:rPr>
        <w:t>. Populations from hotter environments had</w:t>
      </w:r>
      <w:r w:rsidR="00242349">
        <w:rPr>
          <w:rFonts w:ascii="Times New Roman" w:eastAsia="Times New Roman" w:hAnsi="Times New Roman" w:cs="Times New Roman"/>
        </w:rPr>
        <w:t xml:space="preserve"> on average</w:t>
      </w:r>
      <w:r w:rsidR="00EB1FDD">
        <w:rPr>
          <w:rFonts w:ascii="Times New Roman" w:eastAsia="Times New Roman" w:hAnsi="Times New Roman" w:cs="Times New Roman"/>
        </w:rPr>
        <w:t xml:space="preserve"> 8.5%</w:t>
      </w:r>
      <w:r w:rsidRPr="00803229">
        <w:rPr>
          <w:rFonts w:ascii="Times New Roman" w:eastAsia="Times New Roman" w:hAnsi="Times New Roman" w:cs="Times New Roman"/>
        </w:rPr>
        <w:t xml:space="preserve"> lower SLA than populations from cooler environments. Additionally, populations from more variable rainfall environments had</w:t>
      </w:r>
      <w:r w:rsidR="00242349">
        <w:rPr>
          <w:rFonts w:ascii="Times New Roman" w:eastAsia="Times New Roman" w:hAnsi="Times New Roman" w:cs="Times New Roman"/>
        </w:rPr>
        <w:t xml:space="preserve"> on average 2.7%</w:t>
      </w:r>
      <w:r w:rsidRPr="00803229">
        <w:rPr>
          <w:rFonts w:ascii="Times New Roman" w:eastAsia="Times New Roman" w:hAnsi="Times New Roman" w:cs="Times New Roman"/>
        </w:rPr>
        <w:t xml:space="preserve"> higher SLA than populations from </w:t>
      </w:r>
      <w:r w:rsidR="00242349">
        <w:rPr>
          <w:rFonts w:ascii="Times New Roman" w:eastAsia="Times New Roman" w:hAnsi="Times New Roman" w:cs="Times New Roman"/>
        </w:rPr>
        <w:t>predictable</w:t>
      </w:r>
      <w:r w:rsidR="00242349" w:rsidRPr="00803229">
        <w:rPr>
          <w:rFonts w:ascii="Times New Roman" w:eastAsia="Times New Roman" w:hAnsi="Times New Roman" w:cs="Times New Roman"/>
        </w:rPr>
        <w:t xml:space="preserve"> </w:t>
      </w:r>
      <w:r w:rsidRPr="00803229">
        <w:rPr>
          <w:rFonts w:ascii="Times New Roman" w:eastAsia="Times New Roman" w:hAnsi="Times New Roman" w:cs="Times New Roman"/>
        </w:rPr>
        <w:t xml:space="preserve">environments (Table </w:t>
      </w:r>
      <w:r w:rsidR="00F16BFB">
        <w:rPr>
          <w:rFonts w:ascii="Times New Roman" w:eastAsia="Times New Roman" w:hAnsi="Times New Roman" w:cs="Times New Roman"/>
        </w:rPr>
        <w:t>2</w:t>
      </w:r>
      <w:r w:rsidR="009A0996">
        <w:rPr>
          <w:rFonts w:ascii="Times New Roman" w:eastAsia="Times New Roman" w:hAnsi="Times New Roman" w:cs="Times New Roman"/>
        </w:rPr>
        <w:t xml:space="preserve"> </w:t>
      </w:r>
      <w:proofErr w:type="gramStart"/>
      <w:r w:rsidR="009A0996">
        <w:rPr>
          <w:rFonts w:ascii="Times New Roman" w:eastAsia="Times New Roman" w:hAnsi="Times New Roman" w:cs="Times New Roman"/>
        </w:rPr>
        <w:t xml:space="preserve">and </w:t>
      </w:r>
      <w:r w:rsidRPr="00803229">
        <w:rPr>
          <w:rFonts w:ascii="Times New Roman" w:eastAsia="Times New Roman" w:hAnsi="Times New Roman" w:cs="Times New Roman"/>
        </w:rPr>
        <w:t xml:space="preserve"> </w:t>
      </w:r>
      <w:r w:rsidR="005067EB">
        <w:rPr>
          <w:rFonts w:ascii="Times New Roman" w:eastAsia="Times New Roman" w:hAnsi="Times New Roman" w:cs="Times New Roman"/>
        </w:rPr>
        <w:t>Figure</w:t>
      </w:r>
      <w:proofErr w:type="gramEnd"/>
      <w:r w:rsidR="005067EB">
        <w:rPr>
          <w:rFonts w:ascii="Times New Roman" w:eastAsia="Times New Roman" w:hAnsi="Times New Roman" w:cs="Times New Roman"/>
        </w:rPr>
        <w:t xml:space="preserve"> </w:t>
      </w:r>
      <w:r w:rsidR="00F16BFB">
        <w:rPr>
          <w:rFonts w:ascii="Times New Roman" w:eastAsia="Times New Roman" w:hAnsi="Times New Roman" w:cs="Times New Roman"/>
        </w:rPr>
        <w:t>2</w:t>
      </w:r>
      <w:r w:rsidR="009A0996">
        <w:rPr>
          <w:rFonts w:ascii="Times New Roman" w:eastAsia="Times New Roman" w:hAnsi="Times New Roman" w:cs="Times New Roman"/>
        </w:rPr>
        <w:t xml:space="preserve"> summarize results</w:t>
      </w:r>
      <w:r w:rsidRPr="00803229">
        <w:rPr>
          <w:rFonts w:ascii="Times New Roman" w:eastAsia="Times New Roman" w:hAnsi="Times New Roman" w:cs="Times New Roman"/>
        </w:rPr>
        <w:t>)</w:t>
      </w:r>
      <w:r w:rsidR="00F53BE2">
        <w:rPr>
          <w:rFonts w:ascii="Times New Roman" w:eastAsia="Times New Roman" w:hAnsi="Times New Roman" w:cs="Times New Roman"/>
        </w:rPr>
        <w:t>.</w:t>
      </w:r>
      <w:r w:rsidRPr="00803229">
        <w:rPr>
          <w:rFonts w:ascii="Times New Roman" w:eastAsia="Times New Roman" w:hAnsi="Times New Roman" w:cs="Times New Roman"/>
        </w:rPr>
        <w:t xml:space="preserve"> </w:t>
      </w:r>
    </w:p>
    <w:p w14:paraId="469D25A4" w14:textId="4CB8E36E" w:rsidR="005945A4" w:rsidRDefault="00094F17" w:rsidP="00FD23B9">
      <w:pPr>
        <w:spacing w:line="480" w:lineRule="auto"/>
        <w:rPr>
          <w:rFonts w:ascii="Times New Roman" w:eastAsia="Times New Roman" w:hAnsi="Times New Roman" w:cs="Times New Roman"/>
          <w:b/>
          <w:i/>
          <w:iCs/>
        </w:rPr>
      </w:pPr>
      <w:r>
        <w:rPr>
          <w:rFonts w:ascii="Times New Roman" w:eastAsia="Times New Roman" w:hAnsi="Times New Roman" w:cs="Times New Roman"/>
          <w:b/>
          <w:i/>
          <w:iCs/>
        </w:rPr>
        <w:t xml:space="preserve">Home </w:t>
      </w:r>
      <w:r w:rsidR="009E3B9D">
        <w:rPr>
          <w:rFonts w:ascii="Times New Roman" w:eastAsia="Times New Roman" w:hAnsi="Times New Roman" w:cs="Times New Roman"/>
          <w:b/>
          <w:i/>
          <w:iCs/>
        </w:rPr>
        <w:t>E</w:t>
      </w:r>
      <w:r>
        <w:rPr>
          <w:rFonts w:ascii="Times New Roman" w:eastAsia="Times New Roman" w:hAnsi="Times New Roman" w:cs="Times New Roman"/>
          <w:b/>
          <w:i/>
          <w:iCs/>
        </w:rPr>
        <w:t xml:space="preserve">nvironment </w:t>
      </w:r>
      <w:r w:rsidR="009E3B9D">
        <w:rPr>
          <w:rFonts w:ascii="Times New Roman" w:eastAsia="Times New Roman" w:hAnsi="Times New Roman" w:cs="Times New Roman"/>
          <w:b/>
          <w:i/>
          <w:iCs/>
        </w:rPr>
        <w:t>I</w:t>
      </w:r>
      <w:r>
        <w:rPr>
          <w:rFonts w:ascii="Times New Roman" w:eastAsia="Times New Roman" w:hAnsi="Times New Roman" w:cs="Times New Roman"/>
          <w:b/>
          <w:i/>
          <w:iCs/>
        </w:rPr>
        <w:t xml:space="preserve">nfluence on </w:t>
      </w:r>
      <w:r w:rsidR="005945A4">
        <w:rPr>
          <w:rFonts w:ascii="Times New Roman" w:eastAsia="Times New Roman" w:hAnsi="Times New Roman" w:cs="Times New Roman"/>
          <w:b/>
          <w:i/>
          <w:iCs/>
        </w:rPr>
        <w:t xml:space="preserve">Phenotypic </w:t>
      </w:r>
      <w:r w:rsidR="009E3B9D">
        <w:rPr>
          <w:rFonts w:ascii="Times New Roman" w:eastAsia="Times New Roman" w:hAnsi="Times New Roman" w:cs="Times New Roman"/>
          <w:b/>
          <w:i/>
          <w:iCs/>
        </w:rPr>
        <w:t>P</w:t>
      </w:r>
      <w:r w:rsidR="005945A4">
        <w:rPr>
          <w:rFonts w:ascii="Times New Roman" w:eastAsia="Times New Roman" w:hAnsi="Times New Roman" w:cs="Times New Roman"/>
          <w:b/>
          <w:i/>
          <w:iCs/>
        </w:rPr>
        <w:t xml:space="preserve">lasticity </w:t>
      </w:r>
    </w:p>
    <w:p w14:paraId="49A29D63" w14:textId="0DA6CD02" w:rsidR="005945A4" w:rsidRDefault="00222D54">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We found </w:t>
      </w:r>
      <w:r w:rsidR="0039614B">
        <w:rPr>
          <w:rFonts w:ascii="Times New Roman" w:eastAsia="Times New Roman" w:hAnsi="Times New Roman" w:cs="Times New Roman"/>
        </w:rPr>
        <w:t xml:space="preserve">only </w:t>
      </w:r>
      <w:proofErr w:type="spellStart"/>
      <w:proofErr w:type="gramStart"/>
      <w:r>
        <w:rPr>
          <w:rFonts w:ascii="Times New Roman" w:eastAsia="Times New Roman" w:hAnsi="Times New Roman" w:cs="Times New Roman"/>
        </w:rPr>
        <w:t>r:s</w:t>
      </w:r>
      <w:proofErr w:type="gramEnd"/>
      <w:r>
        <w:rPr>
          <w:rFonts w:ascii="Times New Roman" w:eastAsia="Times New Roman" w:hAnsi="Times New Roman" w:cs="Times New Roman"/>
        </w:rPr>
        <w:t>-plasticity</w:t>
      </w:r>
      <w:proofErr w:type="spellEnd"/>
      <w:r>
        <w:rPr>
          <w:rFonts w:ascii="Times New Roman" w:eastAsia="Times New Roman" w:hAnsi="Times New Roman" w:cs="Times New Roman"/>
        </w:rPr>
        <w:t xml:space="preserve"> and spring annual temperature </w:t>
      </w:r>
      <w:r w:rsidR="0039614B">
        <w:rPr>
          <w:rFonts w:ascii="Times New Roman" w:eastAsia="Times New Roman" w:hAnsi="Times New Roman" w:cs="Times New Roman"/>
        </w:rPr>
        <w:t>were significantly correlated.</w:t>
      </w:r>
      <w:r>
        <w:rPr>
          <w:rFonts w:ascii="Times New Roman" w:eastAsia="Times New Roman" w:hAnsi="Times New Roman" w:cs="Times New Roman"/>
        </w:rPr>
        <w:t xml:space="preserve"> Overall, </w:t>
      </w:r>
      <w:proofErr w:type="spellStart"/>
      <w:proofErr w:type="gramStart"/>
      <w:r w:rsidR="008A5196">
        <w:rPr>
          <w:rFonts w:ascii="Times New Roman" w:eastAsia="Times New Roman" w:hAnsi="Times New Roman" w:cs="Times New Roman"/>
        </w:rPr>
        <w:t>r:s</w:t>
      </w:r>
      <w:proofErr w:type="gramEnd"/>
      <w:r>
        <w:rPr>
          <w:rFonts w:ascii="Times New Roman" w:eastAsia="Times New Roman" w:hAnsi="Times New Roman" w:cs="Times New Roman"/>
        </w:rPr>
        <w:t>-</w:t>
      </w:r>
      <w:r w:rsidR="00192A7A">
        <w:rPr>
          <w:rFonts w:ascii="Times New Roman" w:eastAsia="Times New Roman" w:hAnsi="Times New Roman" w:cs="Times New Roman"/>
        </w:rPr>
        <w:t>plasticity</w:t>
      </w:r>
      <w:proofErr w:type="spellEnd"/>
      <w:r w:rsidR="00192A7A">
        <w:rPr>
          <w:rFonts w:ascii="Times New Roman" w:eastAsia="Times New Roman" w:hAnsi="Times New Roman" w:cs="Times New Roman"/>
        </w:rPr>
        <w:t xml:space="preserve"> was 7x </w:t>
      </w:r>
      <w:r w:rsidR="003768AE">
        <w:rPr>
          <w:rFonts w:ascii="Times New Roman" w:eastAsia="Times New Roman" w:hAnsi="Times New Roman" w:cs="Times New Roman"/>
        </w:rPr>
        <w:t>higher</w:t>
      </w:r>
      <w:r w:rsidR="005945A4" w:rsidRPr="00803229">
        <w:rPr>
          <w:rFonts w:ascii="Times New Roman" w:eastAsia="Times New Roman" w:hAnsi="Times New Roman" w:cs="Times New Roman"/>
        </w:rPr>
        <w:t xml:space="preserve"> in populations sourced from hotter environments compared to those sourced from cooler environments (p-value =</w:t>
      </w:r>
      <w:r w:rsidR="009C446B">
        <w:rPr>
          <w:rFonts w:ascii="Times New Roman" w:eastAsia="Times New Roman" w:hAnsi="Times New Roman" w:cs="Times New Roman"/>
        </w:rPr>
        <w:t xml:space="preserve"> 0.02</w:t>
      </w:r>
      <w:r w:rsidR="005945A4" w:rsidRPr="00803229">
        <w:rPr>
          <w:rFonts w:ascii="Times New Roman" w:eastAsia="Times New Roman" w:hAnsi="Times New Roman" w:cs="Times New Roman"/>
        </w:rPr>
        <w:t>, F</w:t>
      </w:r>
      <w:r w:rsidR="009E30E6">
        <w:rPr>
          <w:rFonts w:ascii="Times New Roman" w:eastAsia="Times New Roman" w:hAnsi="Times New Roman" w:cs="Times New Roman"/>
          <w:vertAlign w:val="subscript"/>
        </w:rPr>
        <w:t>(1,10)</w:t>
      </w:r>
      <w:r w:rsidR="005945A4" w:rsidRPr="00803229">
        <w:rPr>
          <w:rFonts w:ascii="Times New Roman" w:eastAsia="Times New Roman" w:hAnsi="Times New Roman" w:cs="Times New Roman"/>
        </w:rPr>
        <w:t xml:space="preserve"> = </w:t>
      </w:r>
      <w:r w:rsidR="009C446B">
        <w:rPr>
          <w:rFonts w:ascii="Times New Roman" w:eastAsia="Times New Roman" w:hAnsi="Times New Roman" w:cs="Times New Roman"/>
        </w:rPr>
        <w:t>6.45</w:t>
      </w:r>
      <w:r w:rsidR="00164340">
        <w:rPr>
          <w:rFonts w:ascii="Times New Roman" w:eastAsia="Times New Roman" w:hAnsi="Times New Roman" w:cs="Times New Roman"/>
        </w:rPr>
        <w:t xml:space="preserve">; Figure </w:t>
      </w:r>
      <w:r w:rsidR="009A0996">
        <w:rPr>
          <w:rFonts w:ascii="Times New Roman" w:eastAsia="Times New Roman" w:hAnsi="Times New Roman" w:cs="Times New Roman"/>
        </w:rPr>
        <w:t>3</w:t>
      </w:r>
      <w:r w:rsidR="005945A4" w:rsidRPr="00803229">
        <w:rPr>
          <w:rFonts w:ascii="Times New Roman" w:eastAsia="Times New Roman" w:hAnsi="Times New Roman" w:cs="Times New Roman"/>
        </w:rPr>
        <w:t>).</w:t>
      </w:r>
      <w:r>
        <w:rPr>
          <w:rFonts w:ascii="Times New Roman" w:eastAsia="Times New Roman" w:hAnsi="Times New Roman" w:cs="Times New Roman"/>
        </w:rPr>
        <w:t xml:space="preserve"> </w:t>
      </w:r>
    </w:p>
    <w:p w14:paraId="37D96484" w14:textId="67BB4A68" w:rsidR="005945A4" w:rsidRDefault="005945A4" w:rsidP="00FD23B9">
      <w:pPr>
        <w:spacing w:line="480" w:lineRule="auto"/>
        <w:rPr>
          <w:rFonts w:ascii="Times New Roman" w:eastAsia="Times New Roman" w:hAnsi="Times New Roman" w:cs="Times New Roman"/>
          <w:b/>
          <w:i/>
          <w:iCs/>
        </w:rPr>
      </w:pPr>
      <w:r>
        <w:rPr>
          <w:rFonts w:ascii="Times New Roman" w:eastAsia="Times New Roman" w:hAnsi="Times New Roman" w:cs="Times New Roman"/>
          <w:b/>
          <w:i/>
          <w:iCs/>
        </w:rPr>
        <w:t xml:space="preserve">Local Adaptation </w:t>
      </w:r>
      <w:r w:rsidR="00094F17">
        <w:rPr>
          <w:rFonts w:ascii="Times New Roman" w:eastAsia="Times New Roman" w:hAnsi="Times New Roman" w:cs="Times New Roman"/>
          <w:b/>
          <w:i/>
          <w:iCs/>
        </w:rPr>
        <w:t xml:space="preserve">in population performance </w:t>
      </w:r>
    </w:p>
    <w:p w14:paraId="24BAD6AF" w14:textId="538A8310" w:rsidR="00392A0B" w:rsidRPr="00803229" w:rsidRDefault="00275C07" w:rsidP="00352A11">
      <w:pPr>
        <w:spacing w:line="480" w:lineRule="auto"/>
        <w:jc w:val="both"/>
        <w:rPr>
          <w:rFonts w:ascii="Times New Roman" w:eastAsia="Times New Roman" w:hAnsi="Times New Roman" w:cs="Times New Roman"/>
          <w:b/>
          <w:i/>
        </w:rPr>
      </w:pPr>
      <w:r>
        <w:rPr>
          <w:rFonts w:ascii="Times New Roman" w:eastAsia="Times New Roman" w:hAnsi="Times New Roman" w:cs="Times New Roman"/>
        </w:rPr>
        <w:t>Survival</w:t>
      </w:r>
      <w:r w:rsidR="005945A4" w:rsidRPr="00803229">
        <w:rPr>
          <w:rFonts w:ascii="Times New Roman" w:eastAsia="Times New Roman" w:hAnsi="Times New Roman" w:cs="Times New Roman"/>
        </w:rPr>
        <w:t xml:space="preserve"> and flowering were used to measure local adaptation of populations at the common garden. There was no significant in</w:t>
      </w:r>
      <w:sdt>
        <w:sdtPr>
          <w:rPr>
            <w:rFonts w:ascii="Times New Roman" w:hAnsi="Times New Roman" w:cs="Times New Roman"/>
          </w:rPr>
          <w:tag w:val="goog_rdk_3"/>
          <w:id w:val="-1354483462"/>
        </w:sdtPr>
        <w:sdtContent/>
      </w:sdt>
      <w:r w:rsidR="005945A4" w:rsidRPr="00803229">
        <w:rPr>
          <w:rFonts w:ascii="Times New Roman" w:eastAsia="Times New Roman" w:hAnsi="Times New Roman" w:cs="Times New Roman"/>
        </w:rPr>
        <w:t>dication that survival of a population depended on geographic distance</w:t>
      </w:r>
      <w:r w:rsidR="009A0996">
        <w:rPr>
          <w:rFonts w:ascii="Times New Roman" w:eastAsia="Times New Roman" w:hAnsi="Times New Roman" w:cs="Times New Roman"/>
        </w:rPr>
        <w:t xml:space="preserve"> from the garden</w:t>
      </w:r>
      <w:r w:rsidR="005945A4" w:rsidRPr="00803229">
        <w:rPr>
          <w:rFonts w:ascii="Times New Roman" w:eastAsia="Times New Roman" w:hAnsi="Times New Roman" w:cs="Times New Roman"/>
        </w:rPr>
        <w:t xml:space="preserve"> (</w:t>
      </w:r>
      <w:r w:rsidR="00FE6496">
        <w:rPr>
          <w:rFonts w:ascii="Times New Roman" w:eastAsia="Times New Roman" w:hAnsi="Times New Roman" w:cs="Times New Roman"/>
        </w:rPr>
        <w:t>p-value = 0.</w:t>
      </w:r>
      <w:r w:rsidR="00FE6496" w:rsidRPr="00FE6496">
        <w:rPr>
          <w:rFonts w:ascii="Times New Roman" w:eastAsia="Times New Roman" w:hAnsi="Times New Roman" w:cs="Times New Roman"/>
        </w:rPr>
        <w:t>072</w:t>
      </w:r>
      <w:r w:rsidR="005945A4" w:rsidRPr="00A70F22">
        <w:rPr>
          <w:rFonts w:ascii="Times New Roman" w:eastAsia="Times New Roman" w:hAnsi="Times New Roman" w:cs="Times New Roman"/>
        </w:rPr>
        <w:t>)</w:t>
      </w:r>
      <w:r w:rsidR="009A0996">
        <w:rPr>
          <w:rFonts w:ascii="Times New Roman" w:eastAsia="Times New Roman" w:hAnsi="Times New Roman" w:cs="Times New Roman"/>
        </w:rPr>
        <w:t xml:space="preserve"> but t</w:t>
      </w:r>
      <w:r w:rsidR="00440B9C">
        <w:rPr>
          <w:rFonts w:ascii="Times New Roman" w:eastAsia="Times New Roman" w:hAnsi="Times New Roman" w:cs="Times New Roman"/>
        </w:rPr>
        <w:t xml:space="preserve">he number of flowering individuals in each population </w:t>
      </w:r>
      <w:r w:rsidR="00644D4D">
        <w:rPr>
          <w:rFonts w:ascii="Times New Roman" w:eastAsia="Times New Roman" w:hAnsi="Times New Roman" w:cs="Times New Roman"/>
        </w:rPr>
        <w:t xml:space="preserve">had a significant but weak relationship with geographic distance from the garden, indicating local adaptation for flowering (p-value </w:t>
      </w:r>
      <w:r w:rsidR="003D1228">
        <w:rPr>
          <w:rFonts w:ascii="Times New Roman" w:eastAsia="Times New Roman" w:hAnsi="Times New Roman" w:cs="Times New Roman"/>
        </w:rPr>
        <w:t xml:space="preserve">&lt; </w:t>
      </w:r>
      <w:r w:rsidR="00644D4D">
        <w:rPr>
          <w:rFonts w:ascii="Times New Roman" w:eastAsia="Times New Roman" w:hAnsi="Times New Roman" w:cs="Times New Roman"/>
        </w:rPr>
        <w:t>0</w:t>
      </w:r>
      <w:r w:rsidR="003D1228">
        <w:rPr>
          <w:rFonts w:ascii="Times New Roman" w:eastAsia="Times New Roman" w:hAnsi="Times New Roman" w:cs="Times New Roman"/>
        </w:rPr>
        <w:t>.001</w:t>
      </w:r>
      <w:r w:rsidR="00644D4D">
        <w:rPr>
          <w:rFonts w:ascii="Times New Roman" w:eastAsia="Times New Roman" w:hAnsi="Times New Roman" w:cs="Times New Roman"/>
        </w:rPr>
        <w:t xml:space="preserve">, R2m = 0.03, R2c = 0.16). Populations sourced closest to </w:t>
      </w:r>
      <w:r w:rsidR="00B769FE">
        <w:rPr>
          <w:rFonts w:ascii="Times New Roman" w:eastAsia="Times New Roman" w:hAnsi="Times New Roman" w:cs="Times New Roman"/>
        </w:rPr>
        <w:t xml:space="preserve">the common garden in both drought and watered treatments, </w:t>
      </w:r>
      <w:r w:rsidR="00B3053B">
        <w:rPr>
          <w:rFonts w:ascii="Times New Roman" w:eastAsia="Times New Roman" w:hAnsi="Times New Roman" w:cs="Times New Roman"/>
        </w:rPr>
        <w:t xml:space="preserve">had </w:t>
      </w:r>
      <w:r w:rsidR="0039614B">
        <w:rPr>
          <w:rFonts w:ascii="Times New Roman" w:eastAsia="Times New Roman" w:hAnsi="Times New Roman" w:cs="Times New Roman"/>
        </w:rPr>
        <w:t>approximately</w:t>
      </w:r>
      <w:r w:rsidR="00B769FE">
        <w:rPr>
          <w:rFonts w:ascii="Times New Roman" w:eastAsia="Times New Roman" w:hAnsi="Times New Roman" w:cs="Times New Roman"/>
        </w:rPr>
        <w:t xml:space="preserve"> 5</w:t>
      </w:r>
      <w:r w:rsidR="0039614B">
        <w:rPr>
          <w:rFonts w:ascii="Times New Roman" w:eastAsia="Times New Roman" w:hAnsi="Times New Roman" w:cs="Times New Roman"/>
        </w:rPr>
        <w:t xml:space="preserve"> times</w:t>
      </w:r>
      <w:r w:rsidR="00B769FE">
        <w:rPr>
          <w:rFonts w:ascii="Times New Roman" w:eastAsia="Times New Roman" w:hAnsi="Times New Roman" w:cs="Times New Roman"/>
        </w:rPr>
        <w:t xml:space="preserve"> more </w:t>
      </w:r>
      <w:r w:rsidR="00B3053B">
        <w:rPr>
          <w:rFonts w:ascii="Times New Roman" w:eastAsia="Times New Roman" w:hAnsi="Times New Roman" w:cs="Times New Roman"/>
        </w:rPr>
        <w:t xml:space="preserve">flowering individuals </w:t>
      </w:r>
      <w:r w:rsidR="00B769FE">
        <w:rPr>
          <w:rFonts w:ascii="Times New Roman" w:eastAsia="Times New Roman" w:hAnsi="Times New Roman" w:cs="Times New Roman"/>
        </w:rPr>
        <w:t>than populations sourced farthest from the garden</w:t>
      </w:r>
      <w:r w:rsidR="00644D4D">
        <w:rPr>
          <w:rFonts w:ascii="Times New Roman" w:eastAsia="Times New Roman" w:hAnsi="Times New Roman" w:cs="Times New Roman"/>
        </w:rPr>
        <w:t xml:space="preserve"> (Figure </w:t>
      </w:r>
      <w:r w:rsidR="009A0996">
        <w:rPr>
          <w:rFonts w:ascii="Times New Roman" w:eastAsia="Times New Roman" w:hAnsi="Times New Roman" w:cs="Times New Roman"/>
        </w:rPr>
        <w:t>4</w:t>
      </w:r>
      <w:r w:rsidR="00644D4D">
        <w:rPr>
          <w:rFonts w:ascii="Times New Roman" w:eastAsia="Times New Roman" w:hAnsi="Times New Roman" w:cs="Times New Roman"/>
        </w:rPr>
        <w:t>).</w:t>
      </w:r>
      <w:r w:rsidR="00E269C8">
        <w:rPr>
          <w:rFonts w:ascii="Times New Roman" w:eastAsia="Times New Roman" w:hAnsi="Times New Roman" w:cs="Times New Roman"/>
        </w:rPr>
        <w:t xml:space="preserve"> </w:t>
      </w:r>
    </w:p>
    <w:p w14:paraId="3A9FC3A4" w14:textId="6637DF41" w:rsidR="001C3A19" w:rsidRPr="004A20CF" w:rsidRDefault="009D4381" w:rsidP="009A0996">
      <w:pPr>
        <w:spacing w:line="480" w:lineRule="auto"/>
        <w:rPr>
          <w:rFonts w:ascii="Times New Roman" w:hAnsi="Times New Roman" w:cs="Times New Roman"/>
          <w:b/>
          <w:bCs/>
          <w:u w:val="single"/>
        </w:rPr>
      </w:pPr>
      <w:r w:rsidRPr="004A20CF">
        <w:rPr>
          <w:rFonts w:ascii="Times New Roman" w:hAnsi="Times New Roman" w:cs="Times New Roman"/>
          <w:b/>
          <w:bCs/>
          <w:u w:val="single"/>
        </w:rPr>
        <w:t>Discussion</w:t>
      </w:r>
    </w:p>
    <w:p w14:paraId="4A0FE438" w14:textId="77777777" w:rsidR="009A0996" w:rsidRDefault="001C3A19" w:rsidP="001C3A19">
      <w:pPr>
        <w:spacing w:line="480" w:lineRule="auto"/>
        <w:jc w:val="both"/>
        <w:rPr>
          <w:rFonts w:ascii="Times New Roman" w:eastAsia="Times New Roman" w:hAnsi="Times New Roman" w:cs="Times New Roman"/>
          <w:color w:val="000000"/>
        </w:rPr>
      </w:pPr>
      <w:r w:rsidRPr="004A20CF">
        <w:rPr>
          <w:rFonts w:ascii="Times New Roman" w:eastAsia="Times New Roman" w:hAnsi="Times New Roman" w:cs="Times New Roman"/>
          <w:color w:val="000000"/>
        </w:rPr>
        <w:tab/>
        <w:t xml:space="preserve">We used 12 populations of </w:t>
      </w:r>
      <w:r w:rsidRPr="004A20CF">
        <w:rPr>
          <w:rFonts w:ascii="Times New Roman" w:eastAsia="Times New Roman" w:hAnsi="Times New Roman" w:cs="Times New Roman"/>
          <w:i/>
          <w:iCs/>
          <w:color w:val="000000"/>
        </w:rPr>
        <w:t>Plantago patagonica</w:t>
      </w:r>
      <w:r w:rsidRPr="004A20CF">
        <w:rPr>
          <w:rFonts w:ascii="Times New Roman" w:eastAsia="Times New Roman" w:hAnsi="Times New Roman" w:cs="Times New Roman"/>
          <w:color w:val="000000"/>
        </w:rPr>
        <w:t>, sourced from both variable and predictable rainfall environments</w:t>
      </w:r>
      <w:r w:rsidR="0039614B">
        <w:rPr>
          <w:rFonts w:ascii="Times New Roman" w:eastAsia="Times New Roman" w:hAnsi="Times New Roman" w:cs="Times New Roman"/>
          <w:color w:val="000000"/>
        </w:rPr>
        <w:t xml:space="preserve"> across a temperature and precipitation gradient</w:t>
      </w:r>
      <w:r w:rsidRPr="004A20CF">
        <w:rPr>
          <w:rFonts w:ascii="Times New Roman" w:eastAsia="Times New Roman" w:hAnsi="Times New Roman" w:cs="Times New Roman"/>
          <w:color w:val="000000"/>
        </w:rPr>
        <w:t xml:space="preserve"> to</w:t>
      </w:r>
      <w:r w:rsidR="0039614B">
        <w:rPr>
          <w:rFonts w:ascii="Times New Roman" w:eastAsia="Times New Roman" w:hAnsi="Times New Roman" w:cs="Times New Roman"/>
          <w:color w:val="000000"/>
        </w:rPr>
        <w:t xml:space="preserve"> understand</w:t>
      </w:r>
      <w:r w:rsidRPr="004A20CF">
        <w:rPr>
          <w:rFonts w:ascii="Times New Roman" w:eastAsia="Times New Roman" w:hAnsi="Times New Roman" w:cs="Times New Roman"/>
          <w:color w:val="000000"/>
        </w:rPr>
        <w:t xml:space="preserve"> how home environment influences performance, plasticity, and the extent of local adaptation. Our </w:t>
      </w:r>
      <w:r w:rsidRPr="004A20CF">
        <w:rPr>
          <w:rFonts w:ascii="Times New Roman" w:eastAsia="Times New Roman" w:hAnsi="Times New Roman" w:cs="Times New Roman"/>
          <w:color w:val="000000"/>
        </w:rPr>
        <w:lastRenderedPageBreak/>
        <w:t xml:space="preserve">results illustrate that </w:t>
      </w:r>
      <w:r w:rsidR="0039614B">
        <w:rPr>
          <w:rFonts w:ascii="Times New Roman" w:eastAsia="Times New Roman" w:hAnsi="Times New Roman" w:cs="Times New Roman"/>
          <w:color w:val="000000"/>
        </w:rPr>
        <w:t>seed collection</w:t>
      </w:r>
      <w:r w:rsidRPr="004A20CF">
        <w:rPr>
          <w:rFonts w:ascii="Times New Roman" w:eastAsia="Times New Roman" w:hAnsi="Times New Roman" w:cs="Times New Roman"/>
          <w:color w:val="000000"/>
        </w:rPr>
        <w:t xml:space="preserve"> environmental characteristics influence plant performance </w:t>
      </w:r>
      <w:r w:rsidR="009A0996">
        <w:rPr>
          <w:rFonts w:ascii="Times New Roman" w:eastAsia="Times New Roman" w:hAnsi="Times New Roman" w:cs="Times New Roman"/>
          <w:color w:val="000000"/>
        </w:rPr>
        <w:t xml:space="preserve">and </w:t>
      </w:r>
      <w:r w:rsidRPr="004A20CF">
        <w:rPr>
          <w:rFonts w:ascii="Times New Roman" w:eastAsia="Times New Roman" w:hAnsi="Times New Roman" w:cs="Times New Roman"/>
          <w:color w:val="000000"/>
        </w:rPr>
        <w:t>impact plasticity of biomass</w:t>
      </w:r>
      <w:r w:rsidR="009A0996">
        <w:rPr>
          <w:rFonts w:ascii="Times New Roman" w:eastAsia="Times New Roman" w:hAnsi="Times New Roman" w:cs="Times New Roman"/>
          <w:color w:val="000000"/>
        </w:rPr>
        <w:t xml:space="preserve"> allocation in response to experimentally imposed drought</w:t>
      </w:r>
      <w:r w:rsidRPr="004A20CF">
        <w:rPr>
          <w:rFonts w:ascii="Times New Roman" w:eastAsia="Times New Roman" w:hAnsi="Times New Roman" w:cs="Times New Roman"/>
          <w:color w:val="000000"/>
        </w:rPr>
        <w:t xml:space="preserve">. </w:t>
      </w:r>
      <w:r w:rsidR="009A0996">
        <w:rPr>
          <w:rFonts w:ascii="Times New Roman" w:eastAsia="Times New Roman" w:hAnsi="Times New Roman" w:cs="Times New Roman"/>
          <w:color w:val="000000"/>
        </w:rPr>
        <w:t>Additionally, there was little evidence of local adaptation as measured by</w:t>
      </w:r>
      <w:r w:rsidRPr="004A20CF">
        <w:rPr>
          <w:rFonts w:ascii="Times New Roman" w:eastAsia="Times New Roman" w:hAnsi="Times New Roman" w:cs="Times New Roman"/>
          <w:color w:val="000000"/>
        </w:rPr>
        <w:t xml:space="preserve"> geographic transfer distance</w:t>
      </w:r>
      <w:r w:rsidR="009A0996">
        <w:rPr>
          <w:rFonts w:ascii="Times New Roman" w:eastAsia="Times New Roman" w:hAnsi="Times New Roman" w:cs="Times New Roman"/>
          <w:color w:val="000000"/>
        </w:rPr>
        <w:t xml:space="preserve"> from the garden, although one phenological characteristic, the number of individuals flowering, was negatively correlated with distance between home-site and the common garden.  These results, taken together, indicate that home environmental conditions of collected seeds can influence drought response and susceptibility of restoration relevant plants.  Our findings indicate that, when faced with strong abiotic filters like drought, key home environment variables, rather than local provenance or geographic transfer distance, will influence drought response in juvenile and adult plants, which has important implications for restoration practice. </w:t>
      </w:r>
    </w:p>
    <w:p w14:paraId="099EE68E" w14:textId="101B540E" w:rsidR="009A0996" w:rsidRDefault="009A0996" w:rsidP="001C3A19">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The ability for a plant to survive in a new environment is a key step in restoration.  We had generally high survivorship (&gt; 50% in drought; &gt; 80% in watered) in all populations when they were transplanted into the common garden.  Although this technique was implemented to ensure the ability to test our hypotheses, our success in establishing young plants indicates that plugging juvenile plants during a rainy period may yield high establishment of desired species.  </w:t>
      </w:r>
    </w:p>
    <w:p w14:paraId="7BA121AE" w14:textId="2F0188F8" w:rsidR="001C3A19" w:rsidRPr="00DF1994" w:rsidRDefault="001C3A19" w:rsidP="001C3A19">
      <w:pPr>
        <w:spacing w:line="480" w:lineRule="auto"/>
        <w:jc w:val="both"/>
        <w:rPr>
          <w:rFonts w:ascii="Times New Roman" w:eastAsia="Times New Roman" w:hAnsi="Times New Roman" w:cs="Times New Roman"/>
          <w:i/>
          <w:iCs/>
        </w:rPr>
      </w:pPr>
      <w:r w:rsidRPr="00DF1994">
        <w:rPr>
          <w:rFonts w:ascii="Times New Roman" w:eastAsia="Times New Roman" w:hAnsi="Times New Roman" w:cs="Times New Roman"/>
          <w:b/>
          <w:bCs/>
          <w:i/>
          <w:iCs/>
          <w:color w:val="000000"/>
        </w:rPr>
        <w:t xml:space="preserve">Influence of </w:t>
      </w:r>
      <w:r w:rsidR="009834BD" w:rsidRPr="00DF1994">
        <w:rPr>
          <w:rFonts w:ascii="Times New Roman" w:eastAsia="Times New Roman" w:hAnsi="Times New Roman" w:cs="Times New Roman"/>
          <w:b/>
          <w:bCs/>
          <w:i/>
          <w:iCs/>
          <w:color w:val="000000"/>
        </w:rPr>
        <w:t>H</w:t>
      </w:r>
      <w:r w:rsidR="005945A4" w:rsidRPr="00DF1994">
        <w:rPr>
          <w:rFonts w:ascii="Times New Roman" w:eastAsia="Times New Roman" w:hAnsi="Times New Roman" w:cs="Times New Roman"/>
          <w:b/>
          <w:bCs/>
          <w:i/>
          <w:iCs/>
          <w:color w:val="000000"/>
        </w:rPr>
        <w:t xml:space="preserve">ome </w:t>
      </w:r>
      <w:r w:rsidR="009834BD" w:rsidRPr="00DF1994">
        <w:rPr>
          <w:rFonts w:ascii="Times New Roman" w:eastAsia="Times New Roman" w:hAnsi="Times New Roman" w:cs="Times New Roman"/>
          <w:b/>
          <w:bCs/>
          <w:i/>
          <w:iCs/>
          <w:color w:val="000000"/>
        </w:rPr>
        <w:t>E</w:t>
      </w:r>
      <w:r w:rsidRPr="00DF1994">
        <w:rPr>
          <w:rFonts w:ascii="Times New Roman" w:eastAsia="Times New Roman" w:hAnsi="Times New Roman" w:cs="Times New Roman"/>
          <w:b/>
          <w:bCs/>
          <w:i/>
          <w:iCs/>
          <w:color w:val="000000"/>
        </w:rPr>
        <w:t xml:space="preserve">nvironment on </w:t>
      </w:r>
      <w:r w:rsidR="009834BD" w:rsidRPr="00DF1994">
        <w:rPr>
          <w:rFonts w:ascii="Times New Roman" w:eastAsia="Times New Roman" w:hAnsi="Times New Roman" w:cs="Times New Roman"/>
          <w:b/>
          <w:bCs/>
          <w:i/>
          <w:iCs/>
          <w:color w:val="000000"/>
        </w:rPr>
        <w:t>P</w:t>
      </w:r>
      <w:r w:rsidR="007E3F00" w:rsidRPr="00DF1994">
        <w:rPr>
          <w:rFonts w:ascii="Times New Roman" w:eastAsia="Times New Roman" w:hAnsi="Times New Roman" w:cs="Times New Roman"/>
          <w:b/>
          <w:bCs/>
          <w:i/>
          <w:iCs/>
          <w:color w:val="000000"/>
        </w:rPr>
        <w:t xml:space="preserve">lant </w:t>
      </w:r>
      <w:r w:rsidR="009834BD" w:rsidRPr="00DF1994">
        <w:rPr>
          <w:rFonts w:ascii="Times New Roman" w:eastAsia="Times New Roman" w:hAnsi="Times New Roman" w:cs="Times New Roman"/>
          <w:b/>
          <w:bCs/>
          <w:i/>
          <w:iCs/>
          <w:color w:val="000000"/>
        </w:rPr>
        <w:t>P</w:t>
      </w:r>
      <w:r w:rsidR="007E3F00" w:rsidRPr="00DF1994">
        <w:rPr>
          <w:rFonts w:ascii="Times New Roman" w:eastAsia="Times New Roman" w:hAnsi="Times New Roman" w:cs="Times New Roman"/>
          <w:b/>
          <w:bCs/>
          <w:i/>
          <w:iCs/>
          <w:color w:val="000000"/>
        </w:rPr>
        <w:t>erformance</w:t>
      </w:r>
      <w:r w:rsidRPr="00DF1994">
        <w:rPr>
          <w:rFonts w:ascii="Times New Roman" w:eastAsia="Times New Roman" w:hAnsi="Times New Roman" w:cs="Times New Roman"/>
          <w:b/>
          <w:bCs/>
          <w:i/>
          <w:iCs/>
          <w:color w:val="000000"/>
        </w:rPr>
        <w:t xml:space="preserve"> </w:t>
      </w:r>
    </w:p>
    <w:p w14:paraId="224C5081" w14:textId="5567EE2C" w:rsidR="00472222" w:rsidRDefault="001C3A19" w:rsidP="000B660B">
      <w:pPr>
        <w:spacing w:line="480" w:lineRule="auto"/>
        <w:jc w:val="both"/>
        <w:rPr>
          <w:rFonts w:ascii="Times New Roman" w:eastAsia="Times New Roman" w:hAnsi="Times New Roman" w:cs="Times New Roman"/>
          <w:color w:val="000000"/>
        </w:rPr>
      </w:pPr>
      <w:r w:rsidRPr="004A20CF">
        <w:rPr>
          <w:rFonts w:ascii="Times New Roman" w:eastAsia="Times New Roman" w:hAnsi="Times New Roman" w:cs="Times New Roman"/>
          <w:color w:val="000000"/>
        </w:rPr>
        <w:tab/>
        <w:t xml:space="preserve">Plant populations from hot, dry, and predictable rainfall environments </w:t>
      </w:r>
      <w:r w:rsidR="002941E9">
        <w:rPr>
          <w:rFonts w:ascii="Times New Roman" w:eastAsia="Times New Roman" w:hAnsi="Times New Roman" w:cs="Times New Roman"/>
          <w:color w:val="000000"/>
        </w:rPr>
        <w:t>may</w:t>
      </w:r>
      <w:r w:rsidR="002941E9" w:rsidRPr="004A20CF">
        <w:rPr>
          <w:rFonts w:ascii="Times New Roman" w:eastAsia="Times New Roman" w:hAnsi="Times New Roman" w:cs="Times New Roman"/>
          <w:color w:val="000000"/>
        </w:rPr>
        <w:t xml:space="preserve"> </w:t>
      </w:r>
      <w:r w:rsidRPr="004A20CF">
        <w:rPr>
          <w:rFonts w:ascii="Times New Roman" w:eastAsia="Times New Roman" w:hAnsi="Times New Roman" w:cs="Times New Roman"/>
          <w:color w:val="000000"/>
        </w:rPr>
        <w:t xml:space="preserve">be </w:t>
      </w:r>
      <w:r w:rsidR="0039614B">
        <w:rPr>
          <w:rFonts w:ascii="Times New Roman" w:eastAsia="Times New Roman" w:hAnsi="Times New Roman" w:cs="Times New Roman"/>
          <w:color w:val="000000"/>
        </w:rPr>
        <w:t xml:space="preserve">more resilient </w:t>
      </w:r>
      <w:r w:rsidRPr="004A20CF">
        <w:rPr>
          <w:rFonts w:ascii="Times New Roman" w:eastAsia="Times New Roman" w:hAnsi="Times New Roman" w:cs="Times New Roman"/>
          <w:color w:val="000000"/>
        </w:rPr>
        <w:t xml:space="preserve">to </w:t>
      </w:r>
      <w:r w:rsidR="002941E9">
        <w:rPr>
          <w:rFonts w:ascii="Times New Roman" w:eastAsia="Times New Roman" w:hAnsi="Times New Roman" w:cs="Times New Roman"/>
          <w:color w:val="000000"/>
        </w:rPr>
        <w:t xml:space="preserve">current and future </w:t>
      </w:r>
      <w:r w:rsidRPr="004A20CF">
        <w:rPr>
          <w:rFonts w:ascii="Times New Roman" w:eastAsia="Times New Roman" w:hAnsi="Times New Roman" w:cs="Times New Roman"/>
          <w:color w:val="000000"/>
        </w:rPr>
        <w:t>drought</w:t>
      </w:r>
      <w:r w:rsidR="002941E9">
        <w:rPr>
          <w:rFonts w:ascii="Times New Roman" w:eastAsia="Times New Roman" w:hAnsi="Times New Roman" w:cs="Times New Roman"/>
          <w:color w:val="000000"/>
        </w:rPr>
        <w:t xml:space="preserve"> conditions</w:t>
      </w:r>
      <w:r w:rsidRPr="004A20CF">
        <w:rPr>
          <w:rFonts w:ascii="Times New Roman" w:eastAsia="Times New Roman" w:hAnsi="Times New Roman" w:cs="Times New Roman"/>
          <w:color w:val="000000"/>
        </w:rPr>
        <w:t xml:space="preserve"> when compared to plant populations from cool, wet, and </w:t>
      </w:r>
      <w:r w:rsidR="009A0996">
        <w:rPr>
          <w:rFonts w:ascii="Times New Roman" w:eastAsia="Times New Roman" w:hAnsi="Times New Roman" w:cs="Times New Roman"/>
          <w:color w:val="000000"/>
        </w:rPr>
        <w:t>un</w:t>
      </w:r>
      <w:r w:rsidRPr="004A20CF">
        <w:rPr>
          <w:rFonts w:ascii="Times New Roman" w:eastAsia="Times New Roman" w:hAnsi="Times New Roman" w:cs="Times New Roman"/>
          <w:color w:val="000000"/>
        </w:rPr>
        <w:t>predictable environments. While we expected populations from</w:t>
      </w:r>
      <w:r w:rsidR="00472222">
        <w:rPr>
          <w:rFonts w:ascii="Times New Roman" w:eastAsia="Times New Roman" w:hAnsi="Times New Roman" w:cs="Times New Roman"/>
          <w:color w:val="000000"/>
        </w:rPr>
        <w:t xml:space="preserve"> hot, dry, and</w:t>
      </w:r>
      <w:r w:rsidRPr="004A20CF">
        <w:rPr>
          <w:rFonts w:ascii="Times New Roman" w:eastAsia="Times New Roman" w:hAnsi="Times New Roman" w:cs="Times New Roman"/>
          <w:color w:val="000000"/>
        </w:rPr>
        <w:t xml:space="preserve"> unpredictable rainfall environments to have higher survival rates under drought at the common garden, we found </w:t>
      </w:r>
      <w:r w:rsidR="0017199D">
        <w:rPr>
          <w:rFonts w:ascii="Times New Roman" w:eastAsia="Times New Roman" w:hAnsi="Times New Roman" w:cs="Times New Roman"/>
          <w:color w:val="000000"/>
        </w:rPr>
        <w:t>tha</w:t>
      </w:r>
      <w:r w:rsidR="00472222">
        <w:rPr>
          <w:rFonts w:ascii="Times New Roman" w:eastAsia="Times New Roman" w:hAnsi="Times New Roman" w:cs="Times New Roman"/>
          <w:color w:val="000000"/>
        </w:rPr>
        <w:t>t only predictability of rainfall was related to survivorship.</w:t>
      </w:r>
      <w:r w:rsidR="0017199D">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R</w:t>
      </w:r>
      <w:r w:rsidR="0017199D">
        <w:rPr>
          <w:rFonts w:ascii="Times New Roman" w:eastAsia="Times New Roman" w:hAnsi="Times New Roman" w:cs="Times New Roman"/>
          <w:color w:val="000000"/>
        </w:rPr>
        <w:t>egardless of treatment, populations from predictable rainfall environments (</w:t>
      </w:r>
      <w:commentRangeStart w:id="56"/>
      <w:r w:rsidR="0017199D">
        <w:rPr>
          <w:rFonts w:ascii="Times New Roman" w:eastAsia="Times New Roman" w:hAnsi="Times New Roman" w:cs="Times New Roman"/>
          <w:color w:val="000000"/>
        </w:rPr>
        <w:t>low CV</w:t>
      </w:r>
      <w:r w:rsidR="009A0996">
        <w:rPr>
          <w:rFonts w:ascii="Times New Roman" w:eastAsia="Times New Roman" w:hAnsi="Times New Roman" w:cs="Times New Roman"/>
          <w:color w:val="000000"/>
        </w:rPr>
        <w:t xml:space="preserve"> in MAP</w:t>
      </w:r>
      <w:commentRangeEnd w:id="56"/>
      <w:r w:rsidR="00AD5714">
        <w:rPr>
          <w:rStyle w:val="CommentReference"/>
        </w:rPr>
        <w:commentReference w:id="56"/>
      </w:r>
      <w:r w:rsidR="0017199D">
        <w:rPr>
          <w:rFonts w:ascii="Times New Roman" w:eastAsia="Times New Roman" w:hAnsi="Times New Roman" w:cs="Times New Roman"/>
          <w:color w:val="000000"/>
        </w:rPr>
        <w:t>) had higher survival</w:t>
      </w:r>
      <w:r w:rsidR="009A0996">
        <w:rPr>
          <w:rFonts w:ascii="Times New Roman" w:eastAsia="Times New Roman" w:hAnsi="Times New Roman" w:cs="Times New Roman"/>
          <w:color w:val="000000"/>
        </w:rPr>
        <w:t xml:space="preserve"> in both the drought and ambient treatments</w:t>
      </w:r>
      <w:r w:rsidR="0017199D">
        <w:rPr>
          <w:rFonts w:ascii="Times New Roman" w:eastAsia="Times New Roman" w:hAnsi="Times New Roman" w:cs="Times New Roman"/>
          <w:color w:val="000000"/>
        </w:rPr>
        <w:t xml:space="preserve"> </w:t>
      </w:r>
      <w:r w:rsidRPr="004A20CF">
        <w:rPr>
          <w:rFonts w:ascii="Times New Roman" w:eastAsia="Times New Roman" w:hAnsi="Times New Roman" w:cs="Times New Roman"/>
          <w:color w:val="000000"/>
        </w:rPr>
        <w:t>(Figure</w:t>
      </w:r>
      <w:r w:rsidR="00D57B47">
        <w:rPr>
          <w:rFonts w:ascii="Times New Roman" w:eastAsia="Times New Roman" w:hAnsi="Times New Roman" w:cs="Times New Roman"/>
          <w:color w:val="000000"/>
        </w:rPr>
        <w:t xml:space="preserve"> 2</w:t>
      </w:r>
      <w:r w:rsidR="009A0996">
        <w:rPr>
          <w:rFonts w:ascii="Times New Roman" w:eastAsia="Times New Roman" w:hAnsi="Times New Roman" w:cs="Times New Roman"/>
          <w:color w:val="000000"/>
        </w:rPr>
        <w:t>, upper left panel</w:t>
      </w:r>
      <w:r w:rsidR="00472222">
        <w:rPr>
          <w:rFonts w:ascii="Times New Roman" w:eastAsia="Times New Roman" w:hAnsi="Times New Roman" w:cs="Times New Roman"/>
          <w:color w:val="000000"/>
        </w:rPr>
        <w:t xml:space="preserve">).  Prior research on </w:t>
      </w:r>
      <w:r w:rsidR="00472222">
        <w:rPr>
          <w:rFonts w:ascii="Times New Roman" w:eastAsia="Times New Roman" w:hAnsi="Times New Roman" w:cs="Times New Roman"/>
          <w:color w:val="000000"/>
        </w:rPr>
        <w:lastRenderedPageBreak/>
        <w:t xml:space="preserve">environmentally induced parental seed provisioning in plants has suggested that these effects are most likely when conditions experienced by parental plants are autocorrelated with those experienced by offspring (Galloway and </w:t>
      </w:r>
      <w:proofErr w:type="spellStart"/>
      <w:r w:rsidR="00472222">
        <w:rPr>
          <w:rFonts w:ascii="Times New Roman" w:eastAsia="Times New Roman" w:hAnsi="Times New Roman" w:cs="Times New Roman"/>
          <w:color w:val="000000"/>
        </w:rPr>
        <w:t>Etterson</w:t>
      </w:r>
      <w:proofErr w:type="spellEnd"/>
      <w:r w:rsidR="00472222">
        <w:rPr>
          <w:rFonts w:ascii="Times New Roman" w:eastAsia="Times New Roman" w:hAnsi="Times New Roman" w:cs="Times New Roman"/>
          <w:color w:val="000000"/>
        </w:rPr>
        <w:t xml:space="preserve"> 2007), and little evidence exists </w:t>
      </w:r>
      <w:del w:id="57" w:author="Zoe Marie Klein" w:date="2023-02-02T08:11:00Z">
        <w:r w:rsidR="00472222" w:rsidDel="00AD5714">
          <w:rPr>
            <w:rFonts w:ascii="Times New Roman" w:eastAsia="Times New Roman" w:hAnsi="Times New Roman" w:cs="Times New Roman"/>
            <w:color w:val="000000"/>
          </w:rPr>
          <w:delText>aboutthe</w:delText>
        </w:r>
      </w:del>
      <w:ins w:id="58" w:author="Zoe Marie Klein" w:date="2023-02-02T08:11:00Z">
        <w:r w:rsidR="00AD5714">
          <w:rPr>
            <w:rFonts w:ascii="Times New Roman" w:eastAsia="Times New Roman" w:hAnsi="Times New Roman" w:cs="Times New Roman"/>
            <w:color w:val="000000"/>
          </w:rPr>
          <w:t>about the</w:t>
        </w:r>
      </w:ins>
      <w:r w:rsidR="00472222">
        <w:rPr>
          <w:rFonts w:ascii="Times New Roman" w:eastAsia="Times New Roman" w:hAnsi="Times New Roman" w:cs="Times New Roman"/>
          <w:color w:val="000000"/>
        </w:rPr>
        <w:t xml:space="preserve"> prevalence or benefits of parental provisioning in highly temporally variable ecosystems like arid lands (Metz et al. 2015).  Our findings support this line of thinking, as seed sourced from less variable home sites had higher survivorship across both treatments in our common garden study, suggesting that these seeds were well provisioned for growth compared to those from more variable sites.  Prior work in an arid annual has demonstrated that parental provisioning of seeds was triggered by levels of plant-plant competition following precipitation, rather than by precipitation amounts themselves (Metz et al. 2015).  In our study region, annual plant cover and abundance is highly correlated with seasonal precipitation (Munson et al. 2011), which may be correlated with competition in more predictable home sites.  Further </w:t>
      </w:r>
      <w:del w:id="59" w:author="Zoe Marie Klein" w:date="2023-02-02T08:12:00Z">
        <w:r w:rsidR="00472222" w:rsidDel="00AD5714">
          <w:rPr>
            <w:rFonts w:ascii="Times New Roman" w:eastAsia="Times New Roman" w:hAnsi="Times New Roman" w:cs="Times New Roman"/>
            <w:color w:val="000000"/>
          </w:rPr>
          <w:delText>reseach</w:delText>
        </w:r>
      </w:del>
      <w:ins w:id="60" w:author="Zoe Marie Klein" w:date="2023-02-02T08:12:00Z">
        <w:r w:rsidR="00AD5714">
          <w:rPr>
            <w:rFonts w:ascii="Times New Roman" w:eastAsia="Times New Roman" w:hAnsi="Times New Roman" w:cs="Times New Roman"/>
            <w:color w:val="000000"/>
          </w:rPr>
          <w:t>research</w:t>
        </w:r>
      </w:ins>
      <w:r w:rsidR="00472222">
        <w:rPr>
          <w:rFonts w:ascii="Times New Roman" w:eastAsia="Times New Roman" w:hAnsi="Times New Roman" w:cs="Times New Roman"/>
          <w:color w:val="000000"/>
        </w:rPr>
        <w:t xml:space="preserve"> on the role of abiotic and biotic drivers of seed provisioning are certainly needed, but the improved survivorship of plants from predictable, presumably more competition-heavy locales, might suggest that row cultivation of arid annals with irrigation for restoration projects may improve outcomes.</w:t>
      </w:r>
    </w:p>
    <w:p w14:paraId="32D041E4" w14:textId="65880C7F" w:rsidR="00DC574F" w:rsidRDefault="00472222" w:rsidP="00DC574F">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Annual plants must flower and produce viable seed in order to persist on the landscape. </w:t>
      </w:r>
      <w:r w:rsidR="00EE7225" w:rsidRPr="004A20CF">
        <w:rPr>
          <w:rFonts w:ascii="Times New Roman" w:eastAsia="Times New Roman" w:hAnsi="Times New Roman" w:cs="Times New Roman"/>
          <w:color w:val="000000"/>
        </w:rPr>
        <w:t>In</w:t>
      </w:r>
      <w:r>
        <w:rPr>
          <w:rFonts w:ascii="Times New Roman" w:eastAsia="Times New Roman" w:hAnsi="Times New Roman" w:cs="Times New Roman"/>
          <w:color w:val="000000"/>
        </w:rPr>
        <w:t xml:space="preserve"> the face of drought, arid-adapted annual plants can either tolerate drought, slowing growth until precipitation increases, or escape drought by rapidly flowering and senescing (Volare 2018).</w:t>
      </w:r>
      <w:r w:rsidR="00EE7225" w:rsidRPr="004A20CF">
        <w:rPr>
          <w:rFonts w:ascii="Times New Roman" w:eastAsia="Times New Roman" w:hAnsi="Times New Roman" w:cs="Times New Roman"/>
          <w:color w:val="000000"/>
        </w:rPr>
        <w:t xml:space="preserve"> In our common garden we expected the </w:t>
      </w:r>
      <w:r w:rsidR="00EE7225">
        <w:rPr>
          <w:rFonts w:ascii="Times New Roman" w:eastAsia="Times New Roman" w:hAnsi="Times New Roman" w:cs="Times New Roman"/>
          <w:color w:val="000000"/>
        </w:rPr>
        <w:t>number of individuals producing</w:t>
      </w:r>
      <w:r w:rsidR="00EE7225" w:rsidRPr="004A20CF">
        <w:rPr>
          <w:rFonts w:ascii="Times New Roman" w:eastAsia="Times New Roman" w:hAnsi="Times New Roman" w:cs="Times New Roman"/>
          <w:color w:val="000000"/>
        </w:rPr>
        <w:t xml:space="preserve"> flower</w:t>
      </w:r>
      <w:r w:rsidR="00EE7225">
        <w:rPr>
          <w:rFonts w:ascii="Times New Roman" w:eastAsia="Times New Roman" w:hAnsi="Times New Roman" w:cs="Times New Roman"/>
          <w:color w:val="000000"/>
        </w:rPr>
        <w:t>s</w:t>
      </w:r>
      <w:r w:rsidR="00EE7225" w:rsidRPr="004A20CF">
        <w:rPr>
          <w:rFonts w:ascii="Times New Roman" w:eastAsia="Times New Roman" w:hAnsi="Times New Roman" w:cs="Times New Roman"/>
          <w:color w:val="000000"/>
        </w:rPr>
        <w:t xml:space="preserve"> to </w:t>
      </w:r>
      <w:r w:rsidR="00EE7225">
        <w:rPr>
          <w:rFonts w:ascii="Times New Roman" w:eastAsia="Times New Roman" w:hAnsi="Times New Roman" w:cs="Times New Roman"/>
          <w:color w:val="000000"/>
        </w:rPr>
        <w:t>be influenced by</w:t>
      </w:r>
      <w:r w:rsidR="00EE7225" w:rsidRPr="004A20CF">
        <w:rPr>
          <w:rFonts w:ascii="Times New Roman" w:eastAsia="Times New Roman" w:hAnsi="Times New Roman" w:cs="Times New Roman"/>
          <w:color w:val="000000"/>
        </w:rPr>
        <w:t xml:space="preserve"> home rainfal</w:t>
      </w:r>
      <w:r>
        <w:rPr>
          <w:rFonts w:ascii="Times New Roman" w:eastAsia="Times New Roman" w:hAnsi="Times New Roman" w:cs="Times New Roman"/>
          <w:color w:val="000000"/>
        </w:rPr>
        <w:t>l</w:t>
      </w:r>
      <w:r w:rsidR="00EE7225" w:rsidRPr="004A20CF">
        <w:rPr>
          <w:rFonts w:ascii="Times New Roman" w:eastAsia="Times New Roman" w:hAnsi="Times New Roman" w:cs="Times New Roman"/>
          <w:color w:val="000000"/>
        </w:rPr>
        <w:t xml:space="preserve"> variability</w:t>
      </w:r>
      <w:r>
        <w:rPr>
          <w:rFonts w:ascii="Times New Roman" w:eastAsia="Times New Roman" w:hAnsi="Times New Roman" w:cs="Times New Roman"/>
          <w:color w:val="000000"/>
        </w:rPr>
        <w:t xml:space="preserve"> as </w:t>
      </w:r>
      <w:commentRangeStart w:id="61"/>
      <w:r>
        <w:rPr>
          <w:rFonts w:ascii="Times New Roman" w:eastAsia="Times New Roman" w:hAnsi="Times New Roman" w:cs="Times New Roman"/>
          <w:color w:val="000000"/>
        </w:rPr>
        <w:t xml:space="preserve">we anticipated that more predictable regimes would yield plants exhibiting drought tolerance and thus flowering less in response to experimental </w:t>
      </w:r>
      <w:del w:id="62" w:author="Zoe Marie Klein" w:date="2023-02-02T08:12:00Z">
        <w:r w:rsidDel="00AD5714">
          <w:rPr>
            <w:rFonts w:ascii="Times New Roman" w:eastAsia="Times New Roman" w:hAnsi="Times New Roman" w:cs="Times New Roman"/>
            <w:color w:val="000000"/>
          </w:rPr>
          <w:delText xml:space="preserve">drought </w:delText>
        </w:r>
        <w:r w:rsidR="00EE7225" w:rsidRPr="004A20CF" w:rsidDel="00AD5714">
          <w:rPr>
            <w:rFonts w:ascii="Times New Roman" w:eastAsia="Times New Roman" w:hAnsi="Times New Roman" w:cs="Times New Roman"/>
            <w:color w:val="000000"/>
          </w:rPr>
          <w:delText>.</w:delText>
        </w:r>
      </w:del>
      <w:ins w:id="63" w:author="Zoe Marie Klein" w:date="2023-02-02T08:12:00Z">
        <w:r w:rsidR="00AD5714">
          <w:rPr>
            <w:rFonts w:ascii="Times New Roman" w:eastAsia="Times New Roman" w:hAnsi="Times New Roman" w:cs="Times New Roman"/>
            <w:color w:val="000000"/>
          </w:rPr>
          <w:t>drought.</w:t>
        </w:r>
      </w:ins>
      <w:r w:rsidR="00EE7225" w:rsidRPr="004A20CF">
        <w:rPr>
          <w:rFonts w:ascii="Times New Roman" w:eastAsia="Times New Roman" w:hAnsi="Times New Roman" w:cs="Times New Roman"/>
          <w:color w:val="000000"/>
        </w:rPr>
        <w:t xml:space="preserve"> </w:t>
      </w:r>
      <w:commentRangeEnd w:id="61"/>
      <w:r w:rsidR="00700E72">
        <w:rPr>
          <w:rStyle w:val="CommentReference"/>
        </w:rPr>
        <w:commentReference w:id="61"/>
      </w:r>
      <w:r w:rsidR="00EE7225" w:rsidRPr="004A20CF">
        <w:rPr>
          <w:rFonts w:ascii="Times New Roman" w:eastAsia="Times New Roman" w:hAnsi="Times New Roman" w:cs="Times New Roman"/>
          <w:color w:val="000000"/>
        </w:rPr>
        <w:t>Instead,</w:t>
      </w:r>
      <w:r>
        <w:rPr>
          <w:rFonts w:ascii="Times New Roman" w:eastAsia="Times New Roman" w:hAnsi="Times New Roman" w:cs="Times New Roman"/>
          <w:color w:val="000000"/>
        </w:rPr>
        <w:t xml:space="preserve"> we found</w:t>
      </w:r>
      <w:r w:rsidR="00EE7225" w:rsidRPr="004A20CF">
        <w:rPr>
          <w:rFonts w:ascii="Times New Roman" w:eastAsia="Times New Roman" w:hAnsi="Times New Roman" w:cs="Times New Roman"/>
          <w:color w:val="000000"/>
        </w:rPr>
        <w:t xml:space="preserve"> </w:t>
      </w:r>
      <w:r w:rsidR="00EE7225">
        <w:rPr>
          <w:rFonts w:ascii="Times New Roman" w:eastAsia="Times New Roman" w:hAnsi="Times New Roman" w:cs="Times New Roman"/>
          <w:color w:val="000000"/>
        </w:rPr>
        <w:t>flowering</w:t>
      </w:r>
      <w:r w:rsidR="00EE7225" w:rsidRPr="004A20CF">
        <w:rPr>
          <w:rFonts w:ascii="Times New Roman" w:eastAsia="Times New Roman" w:hAnsi="Times New Roman" w:cs="Times New Roman"/>
          <w:i/>
          <w:iCs/>
          <w:color w:val="000000"/>
        </w:rPr>
        <w:t xml:space="preserve"> </w:t>
      </w:r>
      <w:r w:rsidR="00EE7225" w:rsidRPr="004A20CF">
        <w:rPr>
          <w:rFonts w:ascii="Times New Roman" w:eastAsia="Times New Roman" w:hAnsi="Times New Roman" w:cs="Times New Roman"/>
          <w:color w:val="000000"/>
        </w:rPr>
        <w:t>depended on home spring rainfall</w:t>
      </w:r>
      <w:r>
        <w:rPr>
          <w:rFonts w:ascii="Times New Roman" w:eastAsia="Times New Roman" w:hAnsi="Times New Roman" w:cs="Times New Roman"/>
          <w:color w:val="000000"/>
        </w:rPr>
        <w:t xml:space="preserve"> amount</w:t>
      </w:r>
      <w:r w:rsidR="00EE7225" w:rsidRPr="004A20CF">
        <w:rPr>
          <w:rFonts w:ascii="Times New Roman" w:eastAsia="Times New Roman" w:hAnsi="Times New Roman" w:cs="Times New Roman"/>
          <w:color w:val="000000"/>
        </w:rPr>
        <w:t xml:space="preserve"> and temperature</w:t>
      </w:r>
      <w:r>
        <w:rPr>
          <w:rFonts w:ascii="Times New Roman" w:eastAsia="Times New Roman" w:hAnsi="Times New Roman" w:cs="Times New Roman"/>
          <w:color w:val="000000"/>
        </w:rPr>
        <w:t xml:space="preserve">, with little impact of our drought treatment on flowering. These </w:t>
      </w:r>
      <w:r w:rsidR="00EE7225" w:rsidRPr="004A20CF">
        <w:rPr>
          <w:rFonts w:ascii="Times New Roman" w:eastAsia="Times New Roman" w:hAnsi="Times New Roman" w:cs="Times New Roman"/>
          <w:color w:val="000000"/>
        </w:rPr>
        <w:t xml:space="preserve">results suggest that maternal effects of flowering </w:t>
      </w:r>
      <w:r w:rsidR="00EE7225" w:rsidRPr="004A20CF">
        <w:rPr>
          <w:rFonts w:ascii="Times New Roman" w:eastAsia="Times New Roman" w:hAnsi="Times New Roman" w:cs="Times New Roman"/>
          <w:color w:val="000000"/>
        </w:rPr>
        <w:lastRenderedPageBreak/>
        <w:t xml:space="preserve">cues are stronger than environmental signals </w:t>
      </w:r>
      <w:r w:rsidR="00EE7225">
        <w:rPr>
          <w:rFonts w:ascii="Times New Roman" w:eastAsia="Times New Roman" w:hAnsi="Times New Roman" w:cs="Times New Roman"/>
          <w:color w:val="000000"/>
        </w:rPr>
        <w:t xml:space="preserve">in shaping </w:t>
      </w:r>
      <w:r w:rsidR="00E97FAF">
        <w:rPr>
          <w:rFonts w:ascii="Times New Roman" w:eastAsia="Times New Roman" w:hAnsi="Times New Roman" w:cs="Times New Roman"/>
          <w:color w:val="000000"/>
        </w:rPr>
        <w:t xml:space="preserve">how many individuals </w:t>
      </w:r>
      <w:r w:rsidR="00EE7225">
        <w:rPr>
          <w:rFonts w:ascii="Times New Roman" w:eastAsia="Times New Roman" w:hAnsi="Times New Roman" w:cs="Times New Roman"/>
          <w:color w:val="000000"/>
        </w:rPr>
        <w:t>flower</w:t>
      </w:r>
      <w:r w:rsidR="00EE7225" w:rsidRPr="004A20CF">
        <w:rPr>
          <w:rFonts w:ascii="Times New Roman" w:eastAsia="Times New Roman" w:hAnsi="Times New Roman" w:cs="Times New Roman"/>
          <w:color w:val="000000"/>
        </w:rPr>
        <w:t xml:space="preserve"> and that flowering is generally higher in populations from hot and dry locations</w:t>
      </w:r>
      <w:r>
        <w:rPr>
          <w:rFonts w:ascii="Times New Roman" w:eastAsia="Times New Roman" w:hAnsi="Times New Roman" w:cs="Times New Roman"/>
          <w:color w:val="000000"/>
        </w:rPr>
        <w:t xml:space="preserve"> (drought escape; Sherrard and </w:t>
      </w:r>
      <w:proofErr w:type="spellStart"/>
      <w:r>
        <w:rPr>
          <w:rFonts w:ascii="Times New Roman" w:eastAsia="Times New Roman" w:hAnsi="Times New Roman" w:cs="Times New Roman"/>
          <w:color w:val="000000"/>
        </w:rPr>
        <w:t>Maherali</w:t>
      </w:r>
      <w:proofErr w:type="spellEnd"/>
      <w:r>
        <w:rPr>
          <w:rFonts w:ascii="Times New Roman" w:eastAsia="Times New Roman" w:hAnsi="Times New Roman" w:cs="Times New Roman"/>
          <w:color w:val="000000"/>
        </w:rPr>
        <w:t xml:space="preserve"> 2007; Kimball et al. 2017)</w:t>
      </w:r>
      <w:r w:rsidR="00AA3D0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While not statistically significant, p</w:t>
      </w:r>
      <w:r w:rsidR="001973DD">
        <w:rPr>
          <w:rFonts w:ascii="Times New Roman" w:eastAsia="Times New Roman" w:hAnsi="Times New Roman" w:cs="Times New Roman"/>
          <w:color w:val="000000"/>
        </w:rPr>
        <w:t xml:space="preserve">opulations from unpredictable rainfall environments </w:t>
      </w:r>
      <w:r w:rsidR="00DB4440">
        <w:rPr>
          <w:rFonts w:ascii="Times New Roman" w:eastAsia="Times New Roman" w:hAnsi="Times New Roman" w:cs="Times New Roman"/>
          <w:color w:val="000000"/>
        </w:rPr>
        <w:t xml:space="preserve">had </w:t>
      </w:r>
      <w:r w:rsidR="0039614B">
        <w:rPr>
          <w:rFonts w:ascii="Times New Roman" w:eastAsia="Times New Roman" w:hAnsi="Times New Roman" w:cs="Times New Roman"/>
          <w:color w:val="000000"/>
        </w:rPr>
        <w:t xml:space="preserve">both </w:t>
      </w:r>
      <w:r w:rsidR="00DB4440">
        <w:rPr>
          <w:rFonts w:ascii="Times New Roman" w:eastAsia="Times New Roman" w:hAnsi="Times New Roman" w:cs="Times New Roman"/>
          <w:color w:val="000000"/>
        </w:rPr>
        <w:t>fewer survivors</w:t>
      </w:r>
      <w:r w:rsidR="001973DD">
        <w:rPr>
          <w:rFonts w:ascii="Times New Roman" w:eastAsia="Times New Roman" w:hAnsi="Times New Roman" w:cs="Times New Roman"/>
          <w:color w:val="000000"/>
        </w:rPr>
        <w:t xml:space="preserve"> and flowered less than populations from predictable rainfall environments</w:t>
      </w:r>
      <w:r w:rsidR="0039614B">
        <w:rPr>
          <w:rFonts w:ascii="Times New Roman" w:eastAsia="Times New Roman" w:hAnsi="Times New Roman" w:cs="Times New Roman"/>
          <w:color w:val="000000"/>
        </w:rPr>
        <w:t xml:space="preserve"> i</w:t>
      </w:r>
      <w:r w:rsidR="001973DD">
        <w:rPr>
          <w:rFonts w:ascii="Times New Roman" w:eastAsia="Times New Roman" w:hAnsi="Times New Roman" w:cs="Times New Roman"/>
          <w:color w:val="000000"/>
        </w:rPr>
        <w:t>ndicating that populations from unpredictable environments overall performed poorly in drought condition</w:t>
      </w:r>
      <w:r w:rsidR="00AA3D0E">
        <w:rPr>
          <w:rFonts w:ascii="Times New Roman" w:eastAsia="Times New Roman" w:hAnsi="Times New Roman" w:cs="Times New Roman"/>
          <w:color w:val="000000"/>
        </w:rPr>
        <w:t>s</w:t>
      </w:r>
      <w:r w:rsidR="001973DD">
        <w:rPr>
          <w:rFonts w:ascii="Times New Roman" w:eastAsia="Times New Roman" w:hAnsi="Times New Roman" w:cs="Times New Roman"/>
          <w:color w:val="000000"/>
        </w:rPr>
        <w:t>.</w:t>
      </w:r>
      <w:r w:rsidR="00AA3D0E">
        <w:rPr>
          <w:rFonts w:ascii="Times New Roman" w:eastAsia="Times New Roman" w:hAnsi="Times New Roman" w:cs="Times New Roman"/>
          <w:color w:val="000000"/>
        </w:rPr>
        <w:t xml:space="preserve"> </w:t>
      </w:r>
      <w:r w:rsidR="00281599">
        <w:rPr>
          <w:rFonts w:ascii="Times New Roman" w:eastAsia="Times New Roman" w:hAnsi="Times New Roman" w:cs="Times New Roman"/>
          <w:color w:val="000000"/>
        </w:rPr>
        <w:t>While-initially counterintuitive</w:t>
      </w:r>
      <w:r w:rsidR="0039614B">
        <w:rPr>
          <w:rFonts w:ascii="Times New Roman" w:eastAsia="Times New Roman" w:hAnsi="Times New Roman" w:cs="Times New Roman"/>
          <w:color w:val="000000"/>
        </w:rPr>
        <w:t xml:space="preserve"> in the context of improving drought resilience</w:t>
      </w:r>
      <w:r w:rsidR="00281599">
        <w:rPr>
          <w:rFonts w:ascii="Times New Roman" w:eastAsia="Times New Roman" w:hAnsi="Times New Roman" w:cs="Times New Roman"/>
          <w:color w:val="000000"/>
        </w:rPr>
        <w:t xml:space="preserve">, sourcing seeds from locations that have consistent annual rainfall amounts </w:t>
      </w:r>
      <w:r w:rsidR="00DC574F">
        <w:rPr>
          <w:rFonts w:ascii="Times New Roman" w:eastAsia="Times New Roman" w:hAnsi="Times New Roman" w:cs="Times New Roman"/>
          <w:color w:val="000000"/>
        </w:rPr>
        <w:t>and</w:t>
      </w:r>
      <w:r w:rsidR="00F34B70">
        <w:rPr>
          <w:rFonts w:ascii="Times New Roman" w:eastAsia="Times New Roman" w:hAnsi="Times New Roman" w:cs="Times New Roman"/>
          <w:color w:val="000000"/>
        </w:rPr>
        <w:t xml:space="preserve"> are from warm and </w:t>
      </w:r>
      <w:r>
        <w:rPr>
          <w:rFonts w:ascii="Times New Roman" w:eastAsia="Times New Roman" w:hAnsi="Times New Roman" w:cs="Times New Roman"/>
          <w:color w:val="000000"/>
        </w:rPr>
        <w:t xml:space="preserve">dry </w:t>
      </w:r>
      <w:r w:rsidR="00F34B70">
        <w:rPr>
          <w:rFonts w:ascii="Times New Roman" w:eastAsia="Times New Roman" w:hAnsi="Times New Roman" w:cs="Times New Roman"/>
          <w:color w:val="000000"/>
        </w:rPr>
        <w:t>sites</w:t>
      </w:r>
      <w:r w:rsidR="00DC574F">
        <w:rPr>
          <w:rFonts w:ascii="Times New Roman" w:eastAsia="Times New Roman" w:hAnsi="Times New Roman" w:cs="Times New Roman"/>
          <w:color w:val="000000"/>
        </w:rPr>
        <w:t>,</w:t>
      </w:r>
      <w:r w:rsidR="00F34B70">
        <w:rPr>
          <w:rFonts w:ascii="Times New Roman" w:eastAsia="Times New Roman" w:hAnsi="Times New Roman" w:cs="Times New Roman"/>
          <w:color w:val="000000"/>
        </w:rPr>
        <w:t xml:space="preserve"> may</w:t>
      </w:r>
      <w:r w:rsidR="00281599">
        <w:rPr>
          <w:rFonts w:ascii="Times New Roman" w:eastAsia="Times New Roman" w:hAnsi="Times New Roman" w:cs="Times New Roman"/>
          <w:color w:val="000000"/>
        </w:rPr>
        <w:t xml:space="preserve"> improve </w:t>
      </w:r>
      <w:r w:rsidR="00B0300E">
        <w:rPr>
          <w:rFonts w:ascii="Times New Roman" w:eastAsia="Times New Roman" w:hAnsi="Times New Roman" w:cs="Times New Roman"/>
          <w:color w:val="000000"/>
        </w:rPr>
        <w:t>annual</w:t>
      </w:r>
      <w:r w:rsidR="00F34B70">
        <w:rPr>
          <w:rFonts w:ascii="Times New Roman" w:eastAsia="Times New Roman" w:hAnsi="Times New Roman" w:cs="Times New Roman"/>
          <w:color w:val="000000"/>
        </w:rPr>
        <w:t xml:space="preserve"> survivorship and flowering </w:t>
      </w:r>
      <w:r w:rsidR="0039614B">
        <w:rPr>
          <w:rFonts w:ascii="Times New Roman" w:eastAsia="Times New Roman" w:hAnsi="Times New Roman" w:cs="Times New Roman"/>
          <w:color w:val="000000"/>
        </w:rPr>
        <w:t xml:space="preserve">under </w:t>
      </w:r>
      <w:r w:rsidR="00F34B70">
        <w:rPr>
          <w:rFonts w:ascii="Times New Roman" w:eastAsia="Times New Roman" w:hAnsi="Times New Roman" w:cs="Times New Roman"/>
          <w:color w:val="000000"/>
        </w:rPr>
        <w:t>future drought</w:t>
      </w:r>
      <w:r w:rsidR="00281599">
        <w:rPr>
          <w:rFonts w:ascii="Times New Roman" w:eastAsia="Times New Roman" w:hAnsi="Times New Roman" w:cs="Times New Roman"/>
          <w:color w:val="000000"/>
        </w:rPr>
        <w:t xml:space="preserve"> </w:t>
      </w:r>
      <w:r w:rsidR="00A472F7">
        <w:rPr>
          <w:rFonts w:ascii="Times New Roman" w:eastAsia="Times New Roman" w:hAnsi="Times New Roman" w:cs="Times New Roman"/>
          <w:color w:val="000000"/>
        </w:rPr>
        <w:t>conditions.</w:t>
      </w:r>
    </w:p>
    <w:p w14:paraId="6F4B7BAB" w14:textId="4E40B782" w:rsidR="001C3A19" w:rsidRPr="003D499A" w:rsidRDefault="001C3A19" w:rsidP="001C3A19">
      <w:pPr>
        <w:spacing w:line="480" w:lineRule="auto"/>
        <w:jc w:val="both"/>
        <w:rPr>
          <w:rFonts w:ascii="Times New Roman" w:eastAsia="Times New Roman" w:hAnsi="Times New Roman" w:cs="Times New Roman"/>
          <w:i/>
          <w:iCs/>
        </w:rPr>
      </w:pPr>
      <w:r w:rsidRPr="003D499A">
        <w:rPr>
          <w:rFonts w:ascii="Times New Roman" w:eastAsia="Times New Roman" w:hAnsi="Times New Roman" w:cs="Times New Roman"/>
          <w:b/>
          <w:bCs/>
          <w:i/>
          <w:iCs/>
          <w:color w:val="000000"/>
        </w:rPr>
        <w:t xml:space="preserve">Influence of </w:t>
      </w:r>
      <w:r w:rsidR="00FB7AE5">
        <w:rPr>
          <w:rFonts w:ascii="Times New Roman" w:eastAsia="Times New Roman" w:hAnsi="Times New Roman" w:cs="Times New Roman"/>
          <w:b/>
          <w:bCs/>
          <w:i/>
          <w:iCs/>
          <w:color w:val="000000"/>
        </w:rPr>
        <w:t>H</w:t>
      </w:r>
      <w:r w:rsidR="005945A4" w:rsidRPr="003D499A">
        <w:rPr>
          <w:rFonts w:ascii="Times New Roman" w:eastAsia="Times New Roman" w:hAnsi="Times New Roman" w:cs="Times New Roman"/>
          <w:b/>
          <w:bCs/>
          <w:i/>
          <w:iCs/>
          <w:color w:val="000000"/>
        </w:rPr>
        <w:t xml:space="preserve">ome </w:t>
      </w:r>
      <w:r w:rsidR="00FB7AE5">
        <w:rPr>
          <w:rFonts w:ascii="Times New Roman" w:eastAsia="Times New Roman" w:hAnsi="Times New Roman" w:cs="Times New Roman"/>
          <w:b/>
          <w:bCs/>
          <w:i/>
          <w:iCs/>
          <w:color w:val="000000"/>
        </w:rPr>
        <w:t>E</w:t>
      </w:r>
      <w:r w:rsidRPr="003D499A">
        <w:rPr>
          <w:rFonts w:ascii="Times New Roman" w:eastAsia="Times New Roman" w:hAnsi="Times New Roman" w:cs="Times New Roman"/>
          <w:b/>
          <w:bCs/>
          <w:i/>
          <w:iCs/>
          <w:color w:val="000000"/>
        </w:rPr>
        <w:t>nvironment on</w:t>
      </w:r>
      <w:r w:rsidR="00FB7AE5">
        <w:rPr>
          <w:rFonts w:ascii="Times New Roman" w:eastAsia="Times New Roman" w:hAnsi="Times New Roman" w:cs="Times New Roman"/>
          <w:b/>
          <w:bCs/>
          <w:i/>
          <w:iCs/>
          <w:color w:val="000000"/>
        </w:rPr>
        <w:t xml:space="preserve"> R</w:t>
      </w:r>
      <w:r w:rsidR="00FE632F" w:rsidRPr="003D499A">
        <w:rPr>
          <w:rFonts w:ascii="Times New Roman" w:eastAsia="Times New Roman" w:hAnsi="Times New Roman" w:cs="Times New Roman"/>
          <w:b/>
          <w:bCs/>
          <w:i/>
          <w:iCs/>
          <w:color w:val="000000"/>
        </w:rPr>
        <w:t>esource-</w:t>
      </w:r>
      <w:r w:rsidR="00FB7AE5">
        <w:rPr>
          <w:rFonts w:ascii="Times New Roman" w:eastAsia="Times New Roman" w:hAnsi="Times New Roman" w:cs="Times New Roman"/>
          <w:b/>
          <w:bCs/>
          <w:i/>
          <w:iCs/>
          <w:color w:val="000000"/>
        </w:rPr>
        <w:t>u</w:t>
      </w:r>
      <w:r w:rsidR="00FE632F" w:rsidRPr="003D499A">
        <w:rPr>
          <w:rFonts w:ascii="Times New Roman" w:eastAsia="Times New Roman" w:hAnsi="Times New Roman" w:cs="Times New Roman"/>
          <w:b/>
          <w:bCs/>
          <w:i/>
          <w:iCs/>
          <w:color w:val="000000"/>
        </w:rPr>
        <w:t xml:space="preserve">se </w:t>
      </w:r>
      <w:r w:rsidR="00FB7AE5">
        <w:rPr>
          <w:rFonts w:ascii="Times New Roman" w:eastAsia="Times New Roman" w:hAnsi="Times New Roman" w:cs="Times New Roman"/>
          <w:b/>
          <w:bCs/>
          <w:i/>
          <w:iCs/>
          <w:color w:val="000000"/>
        </w:rPr>
        <w:t>S</w:t>
      </w:r>
      <w:r w:rsidR="0031361A" w:rsidRPr="003D499A">
        <w:rPr>
          <w:rFonts w:ascii="Times New Roman" w:eastAsia="Times New Roman" w:hAnsi="Times New Roman" w:cs="Times New Roman"/>
          <w:b/>
          <w:bCs/>
          <w:i/>
          <w:iCs/>
          <w:color w:val="000000"/>
        </w:rPr>
        <w:t>trategy</w:t>
      </w:r>
      <w:r w:rsidRPr="003D499A">
        <w:rPr>
          <w:rFonts w:ascii="Times New Roman" w:eastAsia="Times New Roman" w:hAnsi="Times New Roman" w:cs="Times New Roman"/>
          <w:b/>
          <w:bCs/>
          <w:i/>
          <w:iCs/>
          <w:color w:val="000000"/>
        </w:rPr>
        <w:t xml:space="preserve"> and</w:t>
      </w:r>
      <w:r w:rsidR="003D499A">
        <w:rPr>
          <w:rFonts w:ascii="Times New Roman" w:eastAsia="Times New Roman" w:hAnsi="Times New Roman" w:cs="Times New Roman"/>
          <w:b/>
          <w:bCs/>
          <w:i/>
          <w:iCs/>
          <w:color w:val="000000"/>
        </w:rPr>
        <w:t xml:space="preserve"> </w:t>
      </w:r>
      <w:r w:rsidR="00FB7AE5">
        <w:rPr>
          <w:rFonts w:ascii="Times New Roman" w:eastAsia="Times New Roman" w:hAnsi="Times New Roman" w:cs="Times New Roman"/>
          <w:b/>
          <w:bCs/>
          <w:i/>
          <w:iCs/>
          <w:color w:val="000000"/>
        </w:rPr>
        <w:t>G</w:t>
      </w:r>
      <w:r w:rsidRPr="003D499A">
        <w:rPr>
          <w:rFonts w:ascii="Times New Roman" w:eastAsia="Times New Roman" w:hAnsi="Times New Roman" w:cs="Times New Roman"/>
          <w:b/>
          <w:bCs/>
          <w:i/>
          <w:iCs/>
          <w:color w:val="000000"/>
        </w:rPr>
        <w:t xml:space="preserve">rowth </w:t>
      </w:r>
      <w:r w:rsidR="00FB7AE5">
        <w:rPr>
          <w:rFonts w:ascii="Times New Roman" w:eastAsia="Times New Roman" w:hAnsi="Times New Roman" w:cs="Times New Roman"/>
          <w:b/>
          <w:bCs/>
          <w:i/>
          <w:iCs/>
          <w:color w:val="000000"/>
        </w:rPr>
        <w:t>R</w:t>
      </w:r>
      <w:r w:rsidRPr="003D499A">
        <w:rPr>
          <w:rFonts w:ascii="Times New Roman" w:eastAsia="Times New Roman" w:hAnsi="Times New Roman" w:cs="Times New Roman"/>
          <w:b/>
          <w:bCs/>
          <w:i/>
          <w:iCs/>
          <w:color w:val="000000"/>
        </w:rPr>
        <w:t>ates </w:t>
      </w:r>
    </w:p>
    <w:p w14:paraId="3DD449EE" w14:textId="08CF1B60" w:rsidR="001C3A19" w:rsidRPr="004A20CF" w:rsidRDefault="001C3A19" w:rsidP="00472222">
      <w:pPr>
        <w:spacing w:line="480" w:lineRule="auto"/>
        <w:ind w:firstLine="720"/>
        <w:jc w:val="both"/>
        <w:rPr>
          <w:rFonts w:ascii="Times New Roman" w:eastAsia="Times New Roman" w:hAnsi="Times New Roman" w:cs="Times New Roman"/>
        </w:rPr>
      </w:pPr>
      <w:r w:rsidRPr="004A20CF">
        <w:rPr>
          <w:rFonts w:ascii="Times New Roman" w:eastAsia="Times New Roman" w:hAnsi="Times New Roman" w:cs="Times New Roman"/>
          <w:color w:val="000000"/>
        </w:rPr>
        <w:t>We found the relative growth of populations</w:t>
      </w:r>
      <w:r w:rsidR="00437068">
        <w:rPr>
          <w:rFonts w:ascii="Times New Roman" w:eastAsia="Times New Roman" w:hAnsi="Times New Roman" w:cs="Times New Roman"/>
          <w:color w:val="000000"/>
        </w:rPr>
        <w:t xml:space="preserve"> in drought,</w:t>
      </w:r>
      <w:r w:rsidR="00EE7225">
        <w:rPr>
          <w:rFonts w:ascii="Times New Roman" w:eastAsia="Times New Roman" w:hAnsi="Times New Roman" w:cs="Times New Roman"/>
          <w:color w:val="000000"/>
        </w:rPr>
        <w:t xml:space="preserve"> as quantified by SLA</w:t>
      </w:r>
      <w:r w:rsidRPr="004A20CF">
        <w:rPr>
          <w:rFonts w:ascii="Times New Roman" w:eastAsia="Times New Roman" w:hAnsi="Times New Roman" w:cs="Times New Roman"/>
          <w:color w:val="000000"/>
        </w:rPr>
        <w:t xml:space="preserve"> </w:t>
      </w:r>
      <w:r w:rsidR="00EE7225">
        <w:rPr>
          <w:rFonts w:ascii="Times New Roman" w:eastAsia="Times New Roman" w:hAnsi="Times New Roman" w:cs="Times New Roman"/>
          <w:color w:val="000000"/>
        </w:rPr>
        <w:t>(a proxy for relative growth</w:t>
      </w:r>
      <w:r w:rsidR="00437068">
        <w:rPr>
          <w:rFonts w:ascii="Times New Roman" w:eastAsia="Times New Roman" w:hAnsi="Times New Roman" w:cs="Times New Roman"/>
          <w:color w:val="000000"/>
        </w:rPr>
        <w:t xml:space="preserve"> rate, Cornelissen et al. 2003),</w:t>
      </w:r>
      <w:r w:rsidRPr="004A20CF">
        <w:rPr>
          <w:rFonts w:ascii="Times New Roman" w:eastAsia="Times New Roman" w:hAnsi="Times New Roman" w:cs="Times New Roman"/>
          <w:color w:val="000000"/>
        </w:rPr>
        <w:t xml:space="preserve"> </w:t>
      </w:r>
      <w:r w:rsidR="003E3A08">
        <w:rPr>
          <w:rFonts w:ascii="Times New Roman" w:eastAsia="Times New Roman" w:hAnsi="Times New Roman" w:cs="Times New Roman"/>
          <w:color w:val="000000"/>
        </w:rPr>
        <w:t>differed</w:t>
      </w:r>
      <w:r w:rsidRPr="004A20CF">
        <w:rPr>
          <w:rFonts w:ascii="Times New Roman" w:eastAsia="Times New Roman" w:hAnsi="Times New Roman" w:cs="Times New Roman"/>
          <w:color w:val="000000"/>
        </w:rPr>
        <w:t xml:space="preserve"> between the common garden and the greenhouse.</w:t>
      </w:r>
      <w:r w:rsidR="005C514B">
        <w:rPr>
          <w:rFonts w:ascii="Times New Roman" w:eastAsia="Times New Roman" w:hAnsi="Times New Roman" w:cs="Times New Roman"/>
          <w:color w:val="000000"/>
        </w:rPr>
        <w:t xml:space="preserve"> </w:t>
      </w:r>
      <w:r w:rsidR="00437068">
        <w:rPr>
          <w:rFonts w:ascii="Times New Roman" w:eastAsia="Times New Roman" w:hAnsi="Times New Roman" w:cs="Times New Roman"/>
          <w:color w:val="000000"/>
        </w:rPr>
        <w:t>Overall, w</w:t>
      </w:r>
      <w:r w:rsidR="005C514B">
        <w:rPr>
          <w:rFonts w:ascii="Times New Roman" w:eastAsia="Times New Roman" w:hAnsi="Times New Roman" w:cs="Times New Roman"/>
          <w:color w:val="000000"/>
        </w:rPr>
        <w:t xml:space="preserve">e found growth rate between both experiments to be similar (equal SLA), </w:t>
      </w:r>
      <w:r w:rsidR="00437068">
        <w:rPr>
          <w:rFonts w:ascii="Times New Roman" w:eastAsia="Times New Roman" w:hAnsi="Times New Roman" w:cs="Times New Roman"/>
          <w:color w:val="000000"/>
        </w:rPr>
        <w:t>but</w:t>
      </w:r>
      <w:r w:rsidR="003E3A08">
        <w:rPr>
          <w:rFonts w:ascii="Times New Roman" w:eastAsia="Times New Roman" w:hAnsi="Times New Roman" w:cs="Times New Roman"/>
          <w:color w:val="000000"/>
        </w:rPr>
        <w:t xml:space="preserve"> </w:t>
      </w:r>
      <w:r w:rsidR="003E3A08" w:rsidRPr="004A20CF">
        <w:rPr>
          <w:rFonts w:ascii="Times New Roman" w:eastAsia="Times New Roman" w:hAnsi="Times New Roman" w:cs="Times New Roman"/>
          <w:color w:val="000000"/>
        </w:rPr>
        <w:t xml:space="preserve">populations grown in the </w:t>
      </w:r>
      <w:r w:rsidR="007940CD">
        <w:rPr>
          <w:rFonts w:ascii="Times New Roman" w:eastAsia="Times New Roman" w:hAnsi="Times New Roman" w:cs="Times New Roman"/>
          <w:color w:val="000000"/>
        </w:rPr>
        <w:t>common garden</w:t>
      </w:r>
      <w:r w:rsidR="003E3A08" w:rsidRPr="004A20CF">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exhibited a narrower range of SLA values</w:t>
      </w:r>
      <w:r w:rsidR="003E3A08" w:rsidRPr="004A20CF">
        <w:rPr>
          <w:rFonts w:ascii="Times New Roman" w:eastAsia="Times New Roman" w:hAnsi="Times New Roman" w:cs="Times New Roman"/>
          <w:color w:val="000000"/>
        </w:rPr>
        <w:t xml:space="preserve"> </w:t>
      </w:r>
      <w:r w:rsidR="003E3A08">
        <w:rPr>
          <w:rFonts w:ascii="Times New Roman" w:eastAsia="Times New Roman" w:hAnsi="Times New Roman" w:cs="Times New Roman"/>
          <w:color w:val="000000"/>
        </w:rPr>
        <w:t>under experimental</w:t>
      </w:r>
      <w:r w:rsidR="003E3A08" w:rsidRPr="004A20CF">
        <w:rPr>
          <w:rFonts w:ascii="Times New Roman" w:eastAsia="Times New Roman" w:hAnsi="Times New Roman" w:cs="Times New Roman"/>
          <w:color w:val="000000"/>
        </w:rPr>
        <w:t xml:space="preserve"> drought</w:t>
      </w:r>
      <w:r w:rsidR="00472222">
        <w:rPr>
          <w:rFonts w:ascii="Times New Roman" w:eastAsia="Times New Roman" w:hAnsi="Times New Roman" w:cs="Times New Roman"/>
          <w:color w:val="000000"/>
        </w:rPr>
        <w:t>,</w:t>
      </w:r>
      <w:r w:rsidR="005C514B">
        <w:rPr>
          <w:rFonts w:ascii="Times New Roman" w:eastAsia="Times New Roman" w:hAnsi="Times New Roman" w:cs="Times New Roman"/>
          <w:color w:val="000000"/>
        </w:rPr>
        <w:t xml:space="preserve"> while </w:t>
      </w:r>
      <w:r w:rsidR="003E3A08" w:rsidRPr="004A20CF">
        <w:rPr>
          <w:rFonts w:ascii="Times New Roman" w:eastAsia="Times New Roman" w:hAnsi="Times New Roman" w:cs="Times New Roman"/>
          <w:color w:val="000000"/>
        </w:rPr>
        <w:t xml:space="preserve">populations </w:t>
      </w:r>
      <w:r w:rsidR="007940CD">
        <w:rPr>
          <w:rFonts w:ascii="Times New Roman" w:eastAsia="Times New Roman" w:hAnsi="Times New Roman" w:cs="Times New Roman"/>
          <w:color w:val="000000"/>
        </w:rPr>
        <w:t>in</w:t>
      </w:r>
      <w:r w:rsidR="003E3A08" w:rsidRPr="004A20CF">
        <w:rPr>
          <w:rFonts w:ascii="Times New Roman" w:eastAsia="Times New Roman" w:hAnsi="Times New Roman" w:cs="Times New Roman"/>
          <w:color w:val="000000"/>
        </w:rPr>
        <w:t xml:space="preserve"> the </w:t>
      </w:r>
      <w:r w:rsidR="007940CD">
        <w:rPr>
          <w:rFonts w:ascii="Times New Roman" w:eastAsia="Times New Roman" w:hAnsi="Times New Roman" w:cs="Times New Roman"/>
          <w:color w:val="000000"/>
        </w:rPr>
        <w:t>greenhouse</w:t>
      </w:r>
      <w:r w:rsidR="003E3A08" w:rsidRPr="004A20CF">
        <w:rPr>
          <w:rFonts w:ascii="Times New Roman" w:eastAsia="Times New Roman" w:hAnsi="Times New Roman" w:cs="Times New Roman"/>
          <w:color w:val="000000"/>
        </w:rPr>
        <w:t xml:space="preserve"> showed </w:t>
      </w:r>
      <w:r w:rsidR="005C514B">
        <w:rPr>
          <w:rFonts w:ascii="Times New Roman" w:eastAsia="Times New Roman" w:hAnsi="Times New Roman" w:cs="Times New Roman"/>
          <w:color w:val="000000"/>
        </w:rPr>
        <w:t>a larger range</w:t>
      </w:r>
      <w:r w:rsidR="003E3A08" w:rsidRPr="004A20CF">
        <w:rPr>
          <w:rFonts w:ascii="Times New Roman" w:eastAsia="Times New Roman" w:hAnsi="Times New Roman" w:cs="Times New Roman"/>
          <w:color w:val="000000"/>
        </w:rPr>
        <w:t xml:space="preserve"> in</w:t>
      </w:r>
      <w:r w:rsidR="00437068">
        <w:rPr>
          <w:rFonts w:ascii="Times New Roman" w:eastAsia="Times New Roman" w:hAnsi="Times New Roman" w:cs="Times New Roman"/>
          <w:color w:val="000000"/>
        </w:rPr>
        <w:t xml:space="preserve"> SLA for both</w:t>
      </w:r>
      <w:r w:rsidR="003E3A08" w:rsidRPr="004A20CF">
        <w:rPr>
          <w:rFonts w:ascii="Times New Roman" w:eastAsia="Times New Roman" w:hAnsi="Times New Roman" w:cs="Times New Roman"/>
          <w:color w:val="000000"/>
        </w:rPr>
        <w:t xml:space="preserve"> the drought and </w:t>
      </w:r>
      <w:r w:rsidR="003E3A08">
        <w:rPr>
          <w:rFonts w:ascii="Times New Roman" w:eastAsia="Times New Roman" w:hAnsi="Times New Roman" w:cs="Times New Roman"/>
          <w:color w:val="000000"/>
        </w:rPr>
        <w:t>watered</w:t>
      </w:r>
      <w:r w:rsidR="003E3A08" w:rsidRPr="004A20CF">
        <w:rPr>
          <w:rFonts w:ascii="Times New Roman" w:eastAsia="Times New Roman" w:hAnsi="Times New Roman" w:cs="Times New Roman"/>
          <w:color w:val="000000"/>
        </w:rPr>
        <w:t xml:space="preserve"> treatment.</w:t>
      </w:r>
      <w:r w:rsidRPr="004A20CF">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 xml:space="preserve">It is </w:t>
      </w:r>
      <w:r w:rsidRPr="004A20CF">
        <w:rPr>
          <w:rFonts w:ascii="Times New Roman" w:eastAsia="Times New Roman" w:hAnsi="Times New Roman" w:cs="Times New Roman"/>
          <w:color w:val="000000"/>
        </w:rPr>
        <w:t xml:space="preserve">likely that </w:t>
      </w:r>
      <w:r w:rsidR="003E3A08">
        <w:rPr>
          <w:rFonts w:ascii="Times New Roman" w:eastAsia="Times New Roman" w:hAnsi="Times New Roman" w:cs="Times New Roman"/>
          <w:color w:val="000000"/>
        </w:rPr>
        <w:t xml:space="preserve">growth rate was </w:t>
      </w:r>
      <w:r w:rsidR="007940CD">
        <w:rPr>
          <w:rFonts w:ascii="Times New Roman" w:eastAsia="Times New Roman" w:hAnsi="Times New Roman" w:cs="Times New Roman"/>
          <w:color w:val="000000"/>
        </w:rPr>
        <w:t>constrained</w:t>
      </w:r>
      <w:r w:rsidR="003E3A08">
        <w:rPr>
          <w:rFonts w:ascii="Times New Roman" w:eastAsia="Times New Roman" w:hAnsi="Times New Roman" w:cs="Times New Roman"/>
          <w:color w:val="000000"/>
        </w:rPr>
        <w:t xml:space="preserve"> by many other factors at the</w:t>
      </w:r>
      <w:r w:rsidRPr="004A20CF">
        <w:rPr>
          <w:rFonts w:ascii="Times New Roman" w:eastAsia="Times New Roman" w:hAnsi="Times New Roman" w:cs="Times New Roman"/>
          <w:color w:val="000000"/>
        </w:rPr>
        <w:t xml:space="preserve"> common garden </w:t>
      </w:r>
      <w:r w:rsidR="00472222">
        <w:rPr>
          <w:rFonts w:ascii="Times New Roman" w:eastAsia="Times New Roman" w:hAnsi="Times New Roman" w:cs="Times New Roman"/>
          <w:color w:val="000000"/>
        </w:rPr>
        <w:t xml:space="preserve">than were present in the greenhouse </w:t>
      </w:r>
      <w:proofErr w:type="gramStart"/>
      <w:r w:rsidR="00472222">
        <w:rPr>
          <w:rFonts w:ascii="Times New Roman" w:eastAsia="Times New Roman" w:hAnsi="Times New Roman" w:cs="Times New Roman"/>
          <w:color w:val="000000"/>
        </w:rPr>
        <w:t>setting</w:t>
      </w:r>
      <w:r w:rsidR="003E3A08">
        <w:rPr>
          <w:rFonts w:ascii="Times New Roman" w:eastAsia="Times New Roman" w:hAnsi="Times New Roman" w:cs="Times New Roman"/>
          <w:color w:val="000000"/>
        </w:rPr>
        <w:t>(</w:t>
      </w:r>
      <w:proofErr w:type="gramEnd"/>
      <w:r w:rsidR="003E3A08">
        <w:rPr>
          <w:rFonts w:ascii="Times New Roman" w:eastAsia="Times New Roman" w:hAnsi="Times New Roman" w:cs="Times New Roman"/>
          <w:color w:val="000000"/>
        </w:rPr>
        <w:t>e.g.,</w:t>
      </w:r>
      <w:r w:rsidR="007940CD">
        <w:rPr>
          <w:rFonts w:ascii="Times New Roman" w:eastAsia="Times New Roman" w:hAnsi="Times New Roman" w:cs="Times New Roman"/>
          <w:color w:val="000000"/>
        </w:rPr>
        <w:t xml:space="preserve"> lower soil moisture, cooler average </w:t>
      </w:r>
      <w:r w:rsidRPr="004A20CF">
        <w:rPr>
          <w:rFonts w:ascii="Times New Roman" w:eastAsia="Times New Roman" w:hAnsi="Times New Roman" w:cs="Times New Roman"/>
          <w:color w:val="000000"/>
        </w:rPr>
        <w:t>temperatures</w:t>
      </w:r>
      <w:r w:rsidR="0039614B">
        <w:rPr>
          <w:rFonts w:ascii="Times New Roman" w:eastAsia="Times New Roman" w:hAnsi="Times New Roman" w:cs="Times New Roman"/>
          <w:color w:val="000000"/>
        </w:rPr>
        <w:t>, seasonal light availability, inconsistent water availability</w:t>
      </w:r>
      <w:r w:rsidR="00472222">
        <w:rPr>
          <w:rFonts w:ascii="Times New Roman" w:eastAsia="Times New Roman" w:hAnsi="Times New Roman" w:cs="Times New Roman"/>
          <w:color w:val="000000"/>
        </w:rPr>
        <w:t>, herbivory</w:t>
      </w:r>
      <w:r w:rsidR="003E3A08">
        <w:rPr>
          <w:rFonts w:ascii="Times New Roman" w:eastAsia="Times New Roman" w:hAnsi="Times New Roman" w:cs="Times New Roman"/>
          <w:color w:val="000000"/>
        </w:rPr>
        <w:t>)</w:t>
      </w:r>
      <w:r w:rsidRPr="004A20CF">
        <w:rPr>
          <w:rFonts w:ascii="Times New Roman" w:eastAsia="Times New Roman" w:hAnsi="Times New Roman" w:cs="Times New Roman"/>
          <w:color w:val="000000"/>
        </w:rPr>
        <w:t>.</w:t>
      </w:r>
      <w:r w:rsidR="003E3A08">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 xml:space="preserve">In addition, atmospheric drought (i.e., increased vapor pressure deficit) has recently been shown to have large impacts on plant stress and growth.  Inducing atmospheric drought in a greenhouse setting is challenging, and it is likely that plants in the common garden experienced much higher VPD than those in a warm, humid greenhouse.  Despite this, we </w:t>
      </w:r>
      <w:r w:rsidR="003E3A08">
        <w:rPr>
          <w:rFonts w:ascii="Times New Roman" w:eastAsia="Times New Roman" w:hAnsi="Times New Roman" w:cs="Times New Roman"/>
          <w:color w:val="000000"/>
        </w:rPr>
        <w:t>f</w:t>
      </w:r>
      <w:r w:rsidR="00472222">
        <w:rPr>
          <w:rFonts w:ascii="Times New Roman" w:eastAsia="Times New Roman" w:hAnsi="Times New Roman" w:cs="Times New Roman"/>
          <w:color w:val="000000"/>
        </w:rPr>
        <w:t>ound</w:t>
      </w:r>
      <w:r w:rsidR="003E3A08">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a</w:t>
      </w:r>
      <w:r w:rsidR="003E3A08">
        <w:rPr>
          <w:rFonts w:ascii="Times New Roman" w:eastAsia="Times New Roman" w:hAnsi="Times New Roman" w:cs="Times New Roman"/>
          <w:color w:val="000000"/>
        </w:rPr>
        <w:t xml:space="preserve"> significant </w:t>
      </w:r>
      <w:r w:rsidR="00DB51F8">
        <w:rPr>
          <w:rFonts w:ascii="Times New Roman" w:eastAsia="Times New Roman" w:hAnsi="Times New Roman" w:cs="Times New Roman"/>
          <w:color w:val="000000"/>
        </w:rPr>
        <w:t>population-level effect</w:t>
      </w:r>
      <w:r w:rsidR="003E3A08">
        <w:rPr>
          <w:rFonts w:ascii="Times New Roman" w:eastAsia="Times New Roman" w:hAnsi="Times New Roman" w:cs="Times New Roman"/>
          <w:color w:val="000000"/>
        </w:rPr>
        <w:t xml:space="preserve"> in the greenhouse</w:t>
      </w:r>
      <w:r w:rsidR="009705CB">
        <w:rPr>
          <w:rFonts w:ascii="Times New Roman" w:eastAsia="Times New Roman" w:hAnsi="Times New Roman" w:cs="Times New Roman"/>
          <w:color w:val="000000"/>
        </w:rPr>
        <w:t xml:space="preserve"> and common garden</w:t>
      </w:r>
      <w:r w:rsidR="0039614B">
        <w:rPr>
          <w:rFonts w:ascii="Times New Roman" w:eastAsia="Times New Roman" w:hAnsi="Times New Roman" w:cs="Times New Roman"/>
          <w:color w:val="000000"/>
        </w:rPr>
        <w:t xml:space="preserve"> on growth rate</w:t>
      </w:r>
      <w:r w:rsidR="00DB51F8">
        <w:rPr>
          <w:rFonts w:ascii="Times New Roman" w:eastAsia="Times New Roman" w:hAnsi="Times New Roman" w:cs="Times New Roman"/>
          <w:color w:val="000000"/>
        </w:rPr>
        <w:t>.</w:t>
      </w:r>
      <w:r w:rsidR="003E3A08">
        <w:rPr>
          <w:rFonts w:ascii="Times New Roman" w:eastAsia="Times New Roman" w:hAnsi="Times New Roman" w:cs="Times New Roman"/>
          <w:color w:val="000000"/>
        </w:rPr>
        <w:t xml:space="preserve"> </w:t>
      </w:r>
      <w:r w:rsidR="00DB51F8">
        <w:rPr>
          <w:rFonts w:ascii="Times New Roman" w:eastAsia="Times New Roman" w:hAnsi="Times New Roman" w:cs="Times New Roman"/>
          <w:color w:val="000000"/>
        </w:rPr>
        <w:t>S</w:t>
      </w:r>
      <w:r w:rsidR="003E3A08">
        <w:rPr>
          <w:rFonts w:ascii="Times New Roman" w:eastAsia="Times New Roman" w:hAnsi="Times New Roman" w:cs="Times New Roman"/>
          <w:color w:val="000000"/>
        </w:rPr>
        <w:t>pecifically</w:t>
      </w:r>
      <w:r w:rsidR="00DB51F8">
        <w:rPr>
          <w:rFonts w:ascii="Times New Roman" w:eastAsia="Times New Roman" w:hAnsi="Times New Roman" w:cs="Times New Roman"/>
          <w:color w:val="000000"/>
        </w:rPr>
        <w:t>,</w:t>
      </w:r>
      <w:r w:rsidR="0039614B">
        <w:rPr>
          <w:rFonts w:ascii="Times New Roman" w:eastAsia="Times New Roman" w:hAnsi="Times New Roman" w:cs="Times New Roman"/>
          <w:color w:val="000000"/>
        </w:rPr>
        <w:t xml:space="preserve"> </w:t>
      </w:r>
      <w:r w:rsidR="001B63B6">
        <w:rPr>
          <w:rFonts w:ascii="Times New Roman" w:eastAsia="Times New Roman" w:hAnsi="Times New Roman" w:cs="Times New Roman"/>
          <w:color w:val="000000"/>
        </w:rPr>
        <w:t>common</w:t>
      </w:r>
      <w:r w:rsidR="007940CD">
        <w:rPr>
          <w:rFonts w:ascii="Times New Roman" w:eastAsia="Times New Roman" w:hAnsi="Times New Roman" w:cs="Times New Roman"/>
          <w:color w:val="000000"/>
        </w:rPr>
        <w:t xml:space="preserve"> </w:t>
      </w:r>
      <w:r w:rsidR="001B63B6">
        <w:rPr>
          <w:rFonts w:ascii="Times New Roman" w:eastAsia="Times New Roman" w:hAnsi="Times New Roman" w:cs="Times New Roman"/>
          <w:color w:val="000000"/>
        </w:rPr>
        <w:t xml:space="preserve">garden </w:t>
      </w:r>
      <w:r w:rsidR="00DB51F8">
        <w:rPr>
          <w:rFonts w:ascii="Times New Roman" w:eastAsia="Times New Roman" w:hAnsi="Times New Roman" w:cs="Times New Roman"/>
          <w:color w:val="000000"/>
        </w:rPr>
        <w:lastRenderedPageBreak/>
        <w:t>populations from</w:t>
      </w:r>
      <w:r w:rsidR="003E3A08">
        <w:rPr>
          <w:rFonts w:ascii="Times New Roman" w:eastAsia="Times New Roman" w:hAnsi="Times New Roman" w:cs="Times New Roman"/>
          <w:color w:val="000000"/>
        </w:rPr>
        <w:t xml:space="preserve"> wetter</w:t>
      </w:r>
      <w:r w:rsidR="001B63B6">
        <w:rPr>
          <w:rFonts w:ascii="Times New Roman" w:eastAsia="Times New Roman" w:hAnsi="Times New Roman" w:cs="Times New Roman"/>
          <w:color w:val="000000"/>
        </w:rPr>
        <w:t xml:space="preserve"> environments had higher relative growth rates under </w:t>
      </w:r>
      <w:r w:rsidR="00CB2DAE">
        <w:rPr>
          <w:rFonts w:ascii="Times New Roman" w:eastAsia="Times New Roman" w:hAnsi="Times New Roman" w:cs="Times New Roman"/>
          <w:color w:val="000000"/>
        </w:rPr>
        <w:t>drought,</w:t>
      </w:r>
      <w:r w:rsidR="001B63B6">
        <w:rPr>
          <w:rFonts w:ascii="Times New Roman" w:eastAsia="Times New Roman" w:hAnsi="Times New Roman" w:cs="Times New Roman"/>
          <w:color w:val="000000"/>
        </w:rPr>
        <w:t xml:space="preserve"> where greenhouse populations from cooler </w:t>
      </w:r>
      <w:r w:rsidR="003E3A08">
        <w:rPr>
          <w:rFonts w:ascii="Times New Roman" w:eastAsia="Times New Roman" w:hAnsi="Times New Roman" w:cs="Times New Roman"/>
          <w:color w:val="000000"/>
        </w:rPr>
        <w:t xml:space="preserve">and </w:t>
      </w:r>
      <w:r w:rsidR="001B63B6">
        <w:rPr>
          <w:rFonts w:ascii="Times New Roman" w:eastAsia="Times New Roman" w:hAnsi="Times New Roman" w:cs="Times New Roman"/>
          <w:color w:val="000000"/>
        </w:rPr>
        <w:t>un</w:t>
      </w:r>
      <w:r w:rsidR="003E3A08">
        <w:rPr>
          <w:rFonts w:ascii="Times New Roman" w:eastAsia="Times New Roman" w:hAnsi="Times New Roman" w:cs="Times New Roman"/>
          <w:color w:val="000000"/>
        </w:rPr>
        <w:t>predictable growing conditions had higher relative growth rates</w:t>
      </w:r>
      <w:r w:rsidR="001B63B6">
        <w:rPr>
          <w:rFonts w:ascii="Times New Roman" w:eastAsia="Times New Roman" w:hAnsi="Times New Roman" w:cs="Times New Roman"/>
          <w:color w:val="000000"/>
        </w:rPr>
        <w:t xml:space="preserve"> regardless of treatment</w:t>
      </w:r>
      <w:r w:rsidR="003E3A08">
        <w:rPr>
          <w:rFonts w:ascii="Times New Roman" w:eastAsia="Times New Roman" w:hAnsi="Times New Roman" w:cs="Times New Roman"/>
          <w:color w:val="000000"/>
        </w:rPr>
        <w:t>.</w:t>
      </w:r>
      <w:r w:rsidR="00DB51F8">
        <w:rPr>
          <w:rFonts w:ascii="Times New Roman" w:eastAsia="Times New Roman" w:hAnsi="Times New Roman" w:cs="Times New Roman"/>
          <w:color w:val="000000"/>
        </w:rPr>
        <w:t xml:space="preserve"> This finding</w:t>
      </w:r>
      <w:r w:rsidR="00DB51F8" w:rsidRPr="004A20CF">
        <w:rPr>
          <w:rFonts w:ascii="Times New Roman" w:eastAsia="Times New Roman" w:hAnsi="Times New Roman" w:cs="Times New Roman"/>
          <w:color w:val="000000"/>
          <w:shd w:val="clear" w:color="auto" w:fill="FFFFFF"/>
        </w:rPr>
        <w:t xml:space="preserve"> aligns with other studies (</w:t>
      </w:r>
      <w:proofErr w:type="spellStart"/>
      <w:r w:rsidR="00DB51F8">
        <w:rPr>
          <w:rFonts w:ascii="Times New Roman" w:eastAsia="Times New Roman" w:hAnsi="Times New Roman" w:cs="Times New Roman"/>
          <w:color w:val="000000"/>
          <w:shd w:val="clear" w:color="auto" w:fill="FFFFFF"/>
        </w:rPr>
        <w:t>Angert</w:t>
      </w:r>
      <w:proofErr w:type="spellEnd"/>
      <w:r w:rsidR="00DB51F8">
        <w:rPr>
          <w:rFonts w:ascii="Times New Roman" w:eastAsia="Times New Roman" w:hAnsi="Times New Roman" w:cs="Times New Roman"/>
          <w:color w:val="000000"/>
          <w:shd w:val="clear" w:color="auto" w:fill="FFFFFF"/>
        </w:rPr>
        <w:t xml:space="preserve"> et al. 2007; </w:t>
      </w:r>
      <w:proofErr w:type="spellStart"/>
      <w:r w:rsidR="00DB51F8">
        <w:rPr>
          <w:rFonts w:ascii="Times New Roman" w:eastAsia="Times New Roman" w:hAnsi="Times New Roman" w:cs="Times New Roman"/>
          <w:color w:val="000000"/>
          <w:shd w:val="clear" w:color="auto" w:fill="FFFFFF"/>
        </w:rPr>
        <w:t>Gremer</w:t>
      </w:r>
      <w:proofErr w:type="spellEnd"/>
      <w:r w:rsidR="00DB51F8">
        <w:rPr>
          <w:rFonts w:ascii="Times New Roman" w:eastAsia="Times New Roman" w:hAnsi="Times New Roman" w:cs="Times New Roman"/>
          <w:color w:val="000000"/>
          <w:shd w:val="clear" w:color="auto" w:fill="FFFFFF"/>
        </w:rPr>
        <w:t xml:space="preserve"> </w:t>
      </w:r>
      <w:r w:rsidR="009E588D">
        <w:rPr>
          <w:rFonts w:ascii="Times New Roman" w:eastAsia="Times New Roman" w:hAnsi="Times New Roman" w:cs="Times New Roman"/>
          <w:color w:val="000000"/>
          <w:shd w:val="clear" w:color="auto" w:fill="FFFFFF"/>
        </w:rPr>
        <w:t xml:space="preserve">et al. </w:t>
      </w:r>
      <w:r w:rsidR="00DB51F8">
        <w:rPr>
          <w:rFonts w:ascii="Times New Roman" w:eastAsia="Times New Roman" w:hAnsi="Times New Roman" w:cs="Times New Roman"/>
          <w:color w:val="000000"/>
          <w:shd w:val="clear" w:color="auto" w:fill="FFFFFF"/>
        </w:rPr>
        <w:t>2012</w:t>
      </w:r>
      <w:r w:rsidR="00DB51F8" w:rsidRPr="004A20CF">
        <w:rPr>
          <w:rFonts w:ascii="Times New Roman" w:eastAsia="Times New Roman" w:hAnsi="Times New Roman" w:cs="Times New Roman"/>
          <w:color w:val="000000"/>
          <w:shd w:val="clear" w:color="auto" w:fill="FFFFFF"/>
        </w:rPr>
        <w:t>) and has important implications for restoration.</w:t>
      </w:r>
      <w:r w:rsidR="00DB51F8">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These</w:t>
      </w:r>
      <w:r w:rsidR="00DB51F8" w:rsidRPr="004A20CF">
        <w:rPr>
          <w:rFonts w:ascii="Times New Roman" w:eastAsia="Times New Roman" w:hAnsi="Times New Roman" w:cs="Times New Roman"/>
          <w:color w:val="000000"/>
        </w:rPr>
        <w:t xml:space="preserve"> populations may be particularly useful in seed mixes to establish native plant cover and out</w:t>
      </w:r>
      <w:r w:rsidR="00DB51F8">
        <w:rPr>
          <w:rFonts w:ascii="Times New Roman" w:eastAsia="Times New Roman" w:hAnsi="Times New Roman" w:cs="Times New Roman"/>
          <w:color w:val="000000"/>
        </w:rPr>
        <w:t xml:space="preserve"> c</w:t>
      </w:r>
      <w:r w:rsidR="00DB51F8" w:rsidRPr="004A20CF">
        <w:rPr>
          <w:rFonts w:ascii="Times New Roman" w:eastAsia="Times New Roman" w:hAnsi="Times New Roman" w:cs="Times New Roman"/>
          <w:color w:val="000000"/>
        </w:rPr>
        <w:t>ompete invasive annual grasses (</w:t>
      </w:r>
      <w:proofErr w:type="spellStart"/>
      <w:r w:rsidR="00DB51F8" w:rsidRPr="004A20CF">
        <w:rPr>
          <w:rFonts w:ascii="Times New Roman" w:eastAsia="Times New Roman" w:hAnsi="Times New Roman" w:cs="Times New Roman"/>
          <w:color w:val="000000"/>
        </w:rPr>
        <w:t>Prasser</w:t>
      </w:r>
      <w:proofErr w:type="spellEnd"/>
      <w:r w:rsidR="00DB51F8" w:rsidRPr="004A20CF">
        <w:rPr>
          <w:rFonts w:ascii="Times New Roman" w:eastAsia="Times New Roman" w:hAnsi="Times New Roman" w:cs="Times New Roman"/>
          <w:color w:val="000000"/>
        </w:rPr>
        <w:t xml:space="preserve"> and </w:t>
      </w:r>
      <w:proofErr w:type="spellStart"/>
      <w:r w:rsidR="00DB51F8" w:rsidRPr="004A20CF">
        <w:rPr>
          <w:rFonts w:ascii="Times New Roman" w:eastAsia="Times New Roman" w:hAnsi="Times New Roman" w:cs="Times New Roman"/>
          <w:color w:val="000000"/>
        </w:rPr>
        <w:t>Hild</w:t>
      </w:r>
      <w:proofErr w:type="spellEnd"/>
      <w:r w:rsidR="00DB51F8" w:rsidRPr="004A20CF">
        <w:rPr>
          <w:rFonts w:ascii="Times New Roman" w:eastAsia="Times New Roman" w:hAnsi="Times New Roman" w:cs="Times New Roman"/>
          <w:color w:val="000000"/>
        </w:rPr>
        <w:t>, 2016), because their higher growth</w:t>
      </w:r>
      <w:r w:rsidR="0039614B">
        <w:rPr>
          <w:rFonts w:ascii="Times New Roman" w:eastAsia="Times New Roman" w:hAnsi="Times New Roman" w:cs="Times New Roman"/>
          <w:color w:val="000000"/>
        </w:rPr>
        <w:t xml:space="preserve"> rate in all precipitation conditions</w:t>
      </w:r>
      <w:r w:rsidR="00DB51F8" w:rsidRPr="004A20CF">
        <w:rPr>
          <w:rFonts w:ascii="Times New Roman" w:eastAsia="Times New Roman" w:hAnsi="Times New Roman" w:cs="Times New Roman"/>
          <w:color w:val="000000"/>
        </w:rPr>
        <w:t xml:space="preserve"> may </w:t>
      </w:r>
      <w:r w:rsidR="00DB51F8">
        <w:rPr>
          <w:rFonts w:ascii="Times New Roman" w:eastAsia="Times New Roman" w:hAnsi="Times New Roman" w:cs="Times New Roman"/>
          <w:color w:val="000000"/>
        </w:rPr>
        <w:t>aid</w:t>
      </w:r>
      <w:r w:rsidR="00DB51F8" w:rsidRPr="004A20CF">
        <w:rPr>
          <w:rFonts w:ascii="Times New Roman" w:eastAsia="Times New Roman" w:hAnsi="Times New Roman" w:cs="Times New Roman"/>
          <w:color w:val="000000"/>
        </w:rPr>
        <w:t xml:space="preserve"> in </w:t>
      </w:r>
      <w:r w:rsidR="00DB51F8">
        <w:rPr>
          <w:rFonts w:ascii="Times New Roman" w:eastAsia="Times New Roman" w:hAnsi="Times New Roman" w:cs="Times New Roman"/>
          <w:color w:val="000000"/>
        </w:rPr>
        <w:t xml:space="preserve">rapid </w:t>
      </w:r>
      <w:r w:rsidR="00DB51F8" w:rsidRPr="004A20CF">
        <w:rPr>
          <w:rFonts w:ascii="Times New Roman" w:eastAsia="Times New Roman" w:hAnsi="Times New Roman" w:cs="Times New Roman"/>
          <w:color w:val="000000"/>
        </w:rPr>
        <w:t>establishment</w:t>
      </w:r>
      <w:r w:rsidR="0039614B">
        <w:rPr>
          <w:rFonts w:ascii="Times New Roman" w:eastAsia="Times New Roman" w:hAnsi="Times New Roman" w:cs="Times New Roman"/>
          <w:color w:val="000000"/>
        </w:rPr>
        <w:t xml:space="preserve"> and increased native plant cover</w:t>
      </w:r>
      <w:r w:rsidR="00DB51F8" w:rsidRPr="004A20CF">
        <w:rPr>
          <w:rFonts w:ascii="Times New Roman" w:eastAsia="Times New Roman" w:hAnsi="Times New Roman" w:cs="Times New Roman"/>
          <w:color w:val="000000"/>
        </w:rPr>
        <w:t>.</w:t>
      </w:r>
      <w:r w:rsidRPr="004A20CF">
        <w:rPr>
          <w:rFonts w:ascii="Times New Roman" w:eastAsia="Times New Roman" w:hAnsi="Times New Roman" w:cs="Times New Roman"/>
          <w:color w:val="000000"/>
        </w:rPr>
        <w:t xml:space="preserve"> Th</w:t>
      </w:r>
      <w:r w:rsidR="009D1554">
        <w:rPr>
          <w:rFonts w:ascii="Times New Roman" w:eastAsia="Times New Roman" w:hAnsi="Times New Roman" w:cs="Times New Roman"/>
          <w:color w:val="000000"/>
        </w:rPr>
        <w:t>e</w:t>
      </w:r>
      <w:r w:rsidRPr="004A20CF">
        <w:rPr>
          <w:rFonts w:ascii="Times New Roman" w:eastAsia="Times New Roman" w:hAnsi="Times New Roman" w:cs="Times New Roman"/>
          <w:color w:val="000000"/>
        </w:rPr>
        <w:t xml:space="preserve"> discrepancy in treatment effect</w:t>
      </w:r>
      <w:r w:rsidR="009D1554">
        <w:rPr>
          <w:rFonts w:ascii="Times New Roman" w:eastAsia="Times New Roman" w:hAnsi="Times New Roman" w:cs="Times New Roman"/>
          <w:color w:val="000000"/>
        </w:rPr>
        <w:t>s between the common garden and greenhouse studies also</w:t>
      </w:r>
      <w:r w:rsidRPr="004A20CF">
        <w:rPr>
          <w:rFonts w:ascii="Times New Roman" w:eastAsia="Times New Roman" w:hAnsi="Times New Roman" w:cs="Times New Roman"/>
          <w:color w:val="000000"/>
        </w:rPr>
        <w:t xml:space="preserve"> suggest</w:t>
      </w:r>
      <w:r w:rsidR="009D1554">
        <w:rPr>
          <w:rFonts w:ascii="Times New Roman" w:eastAsia="Times New Roman" w:hAnsi="Times New Roman" w:cs="Times New Roman"/>
          <w:color w:val="000000"/>
        </w:rPr>
        <w:t>s</w:t>
      </w:r>
      <w:r w:rsidRPr="004A20CF">
        <w:rPr>
          <w:rFonts w:ascii="Times New Roman" w:eastAsia="Times New Roman" w:hAnsi="Times New Roman" w:cs="Times New Roman"/>
          <w:color w:val="000000"/>
        </w:rPr>
        <w:t xml:space="preserve"> that growth</w:t>
      </w:r>
      <w:r w:rsidR="003E3A08">
        <w:rPr>
          <w:rFonts w:ascii="Times New Roman" w:eastAsia="Times New Roman" w:hAnsi="Times New Roman" w:cs="Times New Roman"/>
          <w:color w:val="000000"/>
        </w:rPr>
        <w:t xml:space="preserve"> rate</w:t>
      </w:r>
      <w:r w:rsidRPr="004A20CF">
        <w:rPr>
          <w:rFonts w:ascii="Times New Roman" w:eastAsia="Times New Roman" w:hAnsi="Times New Roman" w:cs="Times New Roman"/>
          <w:color w:val="000000"/>
        </w:rPr>
        <w:t xml:space="preserve"> in </w:t>
      </w:r>
      <w:r w:rsidRPr="004A20CF">
        <w:rPr>
          <w:rFonts w:ascii="Times New Roman" w:eastAsia="Times New Roman" w:hAnsi="Times New Roman" w:cs="Times New Roman"/>
          <w:i/>
          <w:iCs/>
          <w:color w:val="000000"/>
        </w:rPr>
        <w:t>P. patagonica</w:t>
      </w:r>
      <w:r w:rsidRPr="004A20CF">
        <w:rPr>
          <w:rFonts w:ascii="Times New Roman" w:eastAsia="Times New Roman" w:hAnsi="Times New Roman" w:cs="Times New Roman"/>
          <w:color w:val="000000"/>
        </w:rPr>
        <w:t xml:space="preserve"> is highly plastic</w:t>
      </w:r>
      <w:r w:rsidR="0039614B">
        <w:rPr>
          <w:rFonts w:ascii="Times New Roman" w:eastAsia="Times New Roman" w:hAnsi="Times New Roman" w:cs="Times New Roman"/>
          <w:color w:val="000000"/>
        </w:rPr>
        <w:t xml:space="preserve"> in response to growing season conditions,</w:t>
      </w:r>
      <w:r w:rsidRPr="004A20CF">
        <w:rPr>
          <w:rFonts w:ascii="Times New Roman" w:eastAsia="Times New Roman" w:hAnsi="Times New Roman" w:cs="Times New Roman"/>
          <w:color w:val="000000"/>
        </w:rPr>
        <w:t xml:space="preserve"> and that mean differences in growth between populations is </w:t>
      </w:r>
      <w:r w:rsidR="008F6CF5">
        <w:rPr>
          <w:rFonts w:ascii="Times New Roman" w:eastAsia="Times New Roman" w:hAnsi="Times New Roman" w:cs="Times New Roman"/>
          <w:color w:val="000000"/>
        </w:rPr>
        <w:t xml:space="preserve">loosely </w:t>
      </w:r>
      <w:r w:rsidR="0039614B">
        <w:rPr>
          <w:rFonts w:ascii="Times New Roman" w:eastAsia="Times New Roman" w:hAnsi="Times New Roman" w:cs="Times New Roman"/>
          <w:color w:val="000000"/>
        </w:rPr>
        <w:t>influenced</w:t>
      </w:r>
      <w:r w:rsidR="008F6CF5">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 xml:space="preserve">by </w:t>
      </w:r>
      <w:r w:rsidR="008F6CF5">
        <w:rPr>
          <w:rFonts w:ascii="Times New Roman" w:eastAsia="Times New Roman" w:hAnsi="Times New Roman" w:cs="Times New Roman"/>
          <w:color w:val="000000"/>
        </w:rPr>
        <w:t>home environment</w:t>
      </w:r>
      <w:r w:rsidRPr="004A20CF">
        <w:rPr>
          <w:rFonts w:ascii="Times New Roman" w:eastAsia="Times New Roman" w:hAnsi="Times New Roman" w:cs="Times New Roman"/>
          <w:color w:val="000000"/>
        </w:rPr>
        <w:t xml:space="preserve"> (</w:t>
      </w:r>
      <w:proofErr w:type="spellStart"/>
      <w:r w:rsidR="00C574CB">
        <w:rPr>
          <w:rFonts w:ascii="Times New Roman" w:eastAsia="Times New Roman" w:hAnsi="Times New Roman" w:cs="Times New Roman"/>
          <w:color w:val="000000"/>
        </w:rPr>
        <w:t>Kuijiper</w:t>
      </w:r>
      <w:proofErr w:type="spellEnd"/>
      <w:r w:rsidR="00C574CB">
        <w:rPr>
          <w:rFonts w:ascii="Times New Roman" w:eastAsia="Times New Roman" w:hAnsi="Times New Roman" w:cs="Times New Roman"/>
          <w:color w:val="000000"/>
        </w:rPr>
        <w:t xml:space="preserve"> and Hoyle, 2015</w:t>
      </w:r>
      <w:r w:rsidRPr="004A20CF">
        <w:rPr>
          <w:rFonts w:ascii="Times New Roman" w:eastAsia="Times New Roman" w:hAnsi="Times New Roman" w:cs="Times New Roman"/>
          <w:color w:val="000000"/>
        </w:rPr>
        <w:t xml:space="preserve">). </w:t>
      </w:r>
    </w:p>
    <w:p w14:paraId="33700281" w14:textId="729BAE89" w:rsidR="00516812" w:rsidRDefault="001C3A19" w:rsidP="003B77D9">
      <w:pPr>
        <w:spacing w:line="480" w:lineRule="auto"/>
        <w:jc w:val="both"/>
        <w:rPr>
          <w:rFonts w:ascii="Times New Roman" w:eastAsia="Times New Roman" w:hAnsi="Times New Roman" w:cs="Times New Roman"/>
          <w:color w:val="000000"/>
        </w:rPr>
      </w:pPr>
      <w:r w:rsidRPr="004A20CF">
        <w:rPr>
          <w:rFonts w:ascii="Times New Roman" w:eastAsia="Times New Roman" w:hAnsi="Times New Roman" w:cs="Times New Roman"/>
          <w:color w:val="000000"/>
        </w:rPr>
        <w:tab/>
      </w:r>
      <w:r w:rsidR="003B77D9" w:rsidRPr="004A20CF">
        <w:rPr>
          <w:rFonts w:ascii="Times New Roman" w:eastAsia="Times New Roman" w:hAnsi="Times New Roman" w:cs="Times New Roman"/>
          <w:color w:val="000000"/>
        </w:rPr>
        <w:t>Drought often causes plants to allocate more biomass to roots than shoots (</w:t>
      </w:r>
      <w:proofErr w:type="spellStart"/>
      <w:r w:rsidR="003B77D9" w:rsidRPr="004A20CF">
        <w:rPr>
          <w:rFonts w:ascii="Times New Roman" w:eastAsia="Times New Roman" w:hAnsi="Times New Roman" w:cs="Times New Roman"/>
          <w:color w:val="000000"/>
        </w:rPr>
        <w:t>Eziz</w:t>
      </w:r>
      <w:proofErr w:type="spellEnd"/>
      <w:r w:rsidR="003B77D9" w:rsidRPr="004A20CF">
        <w:rPr>
          <w:rFonts w:ascii="Times New Roman" w:eastAsia="Times New Roman" w:hAnsi="Times New Roman" w:cs="Times New Roman"/>
          <w:color w:val="000000"/>
        </w:rPr>
        <w:t xml:space="preserve"> et al. 2017), </w:t>
      </w:r>
      <w:r w:rsidR="003B77D9">
        <w:rPr>
          <w:rFonts w:ascii="Times New Roman" w:eastAsia="Times New Roman" w:hAnsi="Times New Roman" w:cs="Times New Roman"/>
          <w:color w:val="000000"/>
        </w:rPr>
        <w:t>improving</w:t>
      </w:r>
      <w:r w:rsidR="003B77D9" w:rsidRPr="004A20CF">
        <w:rPr>
          <w:rFonts w:ascii="Times New Roman" w:eastAsia="Times New Roman" w:hAnsi="Times New Roman" w:cs="Times New Roman"/>
          <w:color w:val="000000"/>
        </w:rPr>
        <w:t xml:space="preserve"> water uptake while decreasing transpiration</w:t>
      </w:r>
      <w:r w:rsidR="003B77D9">
        <w:rPr>
          <w:rFonts w:ascii="Times New Roman" w:eastAsia="Times New Roman" w:hAnsi="Times New Roman" w:cs="Times New Roman"/>
          <w:color w:val="000000"/>
        </w:rPr>
        <w:t xml:space="preserve"> losses</w:t>
      </w:r>
      <w:r w:rsidR="003B77D9" w:rsidRPr="004A20CF">
        <w:rPr>
          <w:rFonts w:ascii="Times New Roman" w:eastAsia="Times New Roman" w:hAnsi="Times New Roman" w:cs="Times New Roman"/>
          <w:color w:val="000000"/>
        </w:rPr>
        <w:t xml:space="preserve"> (</w:t>
      </w:r>
      <w:proofErr w:type="spellStart"/>
      <w:r w:rsidR="003B77D9" w:rsidRPr="004A20CF">
        <w:rPr>
          <w:rFonts w:ascii="Times New Roman" w:eastAsia="Times New Roman" w:hAnsi="Times New Roman" w:cs="Times New Roman"/>
          <w:color w:val="000000"/>
        </w:rPr>
        <w:t>Garbowski</w:t>
      </w:r>
      <w:proofErr w:type="spellEnd"/>
      <w:r w:rsidR="003B77D9" w:rsidRPr="004A20CF">
        <w:rPr>
          <w:rFonts w:ascii="Times New Roman" w:eastAsia="Times New Roman" w:hAnsi="Times New Roman" w:cs="Times New Roman"/>
          <w:color w:val="000000"/>
        </w:rPr>
        <w:t xml:space="preserve"> et al. 2020)</w:t>
      </w:r>
      <w:r w:rsidR="00472222">
        <w:rPr>
          <w:rFonts w:ascii="Times New Roman" w:eastAsia="Times New Roman" w:hAnsi="Times New Roman" w:cs="Times New Roman"/>
          <w:color w:val="000000"/>
        </w:rPr>
        <w:t>, a strategy which can be</w:t>
      </w:r>
      <w:r w:rsidRPr="004A20CF">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leverag</w:t>
      </w:r>
      <w:r w:rsidR="00472222">
        <w:rPr>
          <w:rFonts w:ascii="Times New Roman" w:eastAsia="Times New Roman" w:hAnsi="Times New Roman" w:cs="Times New Roman"/>
          <w:color w:val="000000"/>
        </w:rPr>
        <w:t>ed</w:t>
      </w:r>
      <w:r w:rsidR="0039614B">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to</w:t>
      </w:r>
      <w:r w:rsidR="009705CB">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 xml:space="preserve">improve performance in </w:t>
      </w:r>
      <w:r w:rsidRPr="004A20CF">
        <w:rPr>
          <w:rFonts w:ascii="Times New Roman" w:eastAsia="Times New Roman" w:hAnsi="Times New Roman" w:cs="Times New Roman"/>
          <w:color w:val="000000"/>
        </w:rPr>
        <w:t>future environments (</w:t>
      </w:r>
      <w:proofErr w:type="spellStart"/>
      <w:r w:rsidRPr="004A20CF">
        <w:rPr>
          <w:rFonts w:ascii="Times New Roman" w:eastAsia="Times New Roman" w:hAnsi="Times New Roman" w:cs="Times New Roman"/>
          <w:color w:val="000000"/>
        </w:rPr>
        <w:t>Balazs</w:t>
      </w:r>
      <w:proofErr w:type="spellEnd"/>
      <w:r w:rsidRPr="004A20CF">
        <w:rPr>
          <w:rFonts w:ascii="Times New Roman" w:eastAsia="Times New Roman" w:hAnsi="Times New Roman" w:cs="Times New Roman"/>
          <w:color w:val="000000"/>
        </w:rPr>
        <w:t xml:space="preserve"> et al. 2020). We </w:t>
      </w:r>
      <w:r w:rsidR="00472222">
        <w:rPr>
          <w:rFonts w:ascii="Times New Roman" w:eastAsia="Times New Roman" w:hAnsi="Times New Roman" w:cs="Times New Roman"/>
          <w:color w:val="000000"/>
        </w:rPr>
        <w:t>expect</w:t>
      </w:r>
      <w:ins w:id="64" w:author="Zoe Marie Klein" w:date="2023-02-02T08:23:00Z">
        <w:r w:rsidR="002259EB">
          <w:rPr>
            <w:rFonts w:ascii="Times New Roman" w:eastAsia="Times New Roman" w:hAnsi="Times New Roman" w:cs="Times New Roman"/>
            <w:color w:val="000000"/>
          </w:rPr>
          <w:t>e</w:t>
        </w:r>
      </w:ins>
      <w:r w:rsidR="00472222">
        <w:rPr>
          <w:rFonts w:ascii="Times New Roman" w:eastAsia="Times New Roman" w:hAnsi="Times New Roman" w:cs="Times New Roman"/>
          <w:color w:val="000000"/>
        </w:rPr>
        <w:t>d</w:t>
      </w:r>
      <w:r w:rsidR="003B77D9">
        <w:rPr>
          <w:rFonts w:ascii="Times New Roman" w:eastAsia="Times New Roman" w:hAnsi="Times New Roman" w:cs="Times New Roman"/>
          <w:color w:val="000000"/>
        </w:rPr>
        <w:t xml:space="preserve"> higher </w:t>
      </w:r>
      <w:r w:rsidR="00472222">
        <w:rPr>
          <w:rFonts w:ascii="Times New Roman" w:eastAsia="Times New Roman" w:hAnsi="Times New Roman" w:cs="Times New Roman"/>
          <w:color w:val="000000"/>
        </w:rPr>
        <w:t>R:S</w:t>
      </w:r>
      <w:r w:rsidR="003B77D9">
        <w:rPr>
          <w:rFonts w:ascii="Times New Roman" w:eastAsia="Times New Roman" w:hAnsi="Times New Roman" w:cs="Times New Roman"/>
          <w:color w:val="000000"/>
        </w:rPr>
        <w:t xml:space="preserve"> in droughted individuals from </w:t>
      </w:r>
      <w:r w:rsidR="00472222">
        <w:rPr>
          <w:rFonts w:ascii="Times New Roman" w:eastAsia="Times New Roman" w:hAnsi="Times New Roman" w:cs="Times New Roman"/>
          <w:color w:val="000000"/>
        </w:rPr>
        <w:t xml:space="preserve">hotter, drier, or more </w:t>
      </w:r>
      <w:r w:rsidR="003B77D9">
        <w:rPr>
          <w:rFonts w:ascii="Times New Roman" w:eastAsia="Times New Roman" w:hAnsi="Times New Roman" w:cs="Times New Roman"/>
          <w:color w:val="000000"/>
        </w:rPr>
        <w:t>unpredictable</w:t>
      </w:r>
      <w:r w:rsidR="00472222">
        <w:rPr>
          <w:rFonts w:ascii="Times New Roman" w:eastAsia="Times New Roman" w:hAnsi="Times New Roman" w:cs="Times New Roman"/>
          <w:color w:val="000000"/>
        </w:rPr>
        <w:t xml:space="preserve"> home sites</w:t>
      </w:r>
      <w:r w:rsidR="0039614B">
        <w:rPr>
          <w:rFonts w:ascii="Times New Roman" w:eastAsia="Times New Roman" w:hAnsi="Times New Roman" w:cs="Times New Roman"/>
          <w:color w:val="000000"/>
        </w:rPr>
        <w:t xml:space="preserve">. </w:t>
      </w:r>
      <w:r w:rsidR="003B77D9">
        <w:rPr>
          <w:rFonts w:ascii="Times New Roman" w:eastAsia="Times New Roman" w:hAnsi="Times New Roman" w:cs="Times New Roman"/>
          <w:i/>
          <w:iCs/>
          <w:color w:val="000000"/>
        </w:rPr>
        <w:t xml:space="preserve"> </w:t>
      </w:r>
      <w:r w:rsidR="003B77D9">
        <w:rPr>
          <w:rFonts w:ascii="Times New Roman" w:eastAsia="Times New Roman" w:hAnsi="Times New Roman" w:cs="Times New Roman"/>
          <w:color w:val="000000"/>
        </w:rPr>
        <w:t>We</w:t>
      </w:r>
      <w:r w:rsidRPr="004A20CF">
        <w:rPr>
          <w:rFonts w:ascii="Times New Roman" w:eastAsia="Times New Roman" w:hAnsi="Times New Roman" w:cs="Times New Roman"/>
          <w:color w:val="000000"/>
        </w:rPr>
        <w:t xml:space="preserve"> found </w:t>
      </w:r>
      <w:r w:rsidR="00DC574F">
        <w:rPr>
          <w:rFonts w:ascii="Times New Roman" w:eastAsia="Times New Roman" w:hAnsi="Times New Roman" w:cs="Times New Roman"/>
          <w:color w:val="000000"/>
        </w:rPr>
        <w:t xml:space="preserve">that home environmental characteristics </w:t>
      </w:r>
      <w:r w:rsidR="0039614B">
        <w:rPr>
          <w:rFonts w:ascii="Times New Roman" w:eastAsia="Times New Roman" w:hAnsi="Times New Roman" w:cs="Times New Roman"/>
          <w:color w:val="000000"/>
        </w:rPr>
        <w:t>predict</w:t>
      </w:r>
      <w:r w:rsidR="0039614B" w:rsidRPr="004A20CF">
        <w:rPr>
          <w:rFonts w:ascii="Times New Roman" w:eastAsia="Times New Roman" w:hAnsi="Times New Roman" w:cs="Times New Roman"/>
          <w:color w:val="000000"/>
        </w:rPr>
        <w:t xml:space="preserve"> </w:t>
      </w:r>
      <w:r w:rsidR="003B77D9">
        <w:rPr>
          <w:rFonts w:ascii="Times New Roman" w:eastAsia="Times New Roman" w:hAnsi="Times New Roman" w:cs="Times New Roman"/>
          <w:color w:val="000000"/>
        </w:rPr>
        <w:t xml:space="preserve">tissue </w:t>
      </w:r>
      <w:r w:rsidRPr="004A20CF">
        <w:rPr>
          <w:rFonts w:ascii="Times New Roman" w:eastAsia="Times New Roman" w:hAnsi="Times New Roman" w:cs="Times New Roman"/>
          <w:color w:val="000000"/>
        </w:rPr>
        <w:t>allocation</w:t>
      </w:r>
      <w:r w:rsidR="0039614B">
        <w:rPr>
          <w:rFonts w:ascii="Times New Roman" w:eastAsia="Times New Roman" w:hAnsi="Times New Roman" w:cs="Times New Roman"/>
          <w:color w:val="000000"/>
        </w:rPr>
        <w:t xml:space="preserve"> strategy</w:t>
      </w:r>
      <w:r w:rsidRPr="004A20CF">
        <w:rPr>
          <w:rFonts w:ascii="Times New Roman" w:eastAsia="Times New Roman" w:hAnsi="Times New Roman" w:cs="Times New Roman"/>
          <w:color w:val="000000"/>
        </w:rPr>
        <w:t xml:space="preserve"> and total biomass</w:t>
      </w:r>
      <w:r w:rsidR="0039614B">
        <w:rPr>
          <w:rFonts w:ascii="Times New Roman" w:eastAsia="Times New Roman" w:hAnsi="Times New Roman" w:cs="Times New Roman"/>
          <w:color w:val="000000"/>
        </w:rPr>
        <w:t xml:space="preserve"> production</w:t>
      </w:r>
      <w:r w:rsidRPr="004A20CF">
        <w:rPr>
          <w:rFonts w:ascii="Times New Roman" w:eastAsia="Times New Roman" w:hAnsi="Times New Roman" w:cs="Times New Roman"/>
          <w:color w:val="000000"/>
        </w:rPr>
        <w:t xml:space="preserve"> </w:t>
      </w:r>
      <w:r w:rsidR="00DC574F">
        <w:rPr>
          <w:rFonts w:ascii="Times New Roman" w:eastAsia="Times New Roman" w:hAnsi="Times New Roman" w:cs="Times New Roman"/>
          <w:color w:val="000000"/>
        </w:rPr>
        <w:t>under drought conditions</w:t>
      </w:r>
      <w:r w:rsidRPr="004A20CF">
        <w:rPr>
          <w:rFonts w:ascii="Times New Roman" w:eastAsia="Times New Roman" w:hAnsi="Times New Roman" w:cs="Times New Roman"/>
          <w:color w:val="000000"/>
        </w:rPr>
        <w:t>.</w:t>
      </w:r>
      <w:r w:rsidR="00A545EC">
        <w:rPr>
          <w:rFonts w:ascii="Times New Roman" w:eastAsia="Times New Roman" w:hAnsi="Times New Roman" w:cs="Times New Roman"/>
          <w:color w:val="000000"/>
        </w:rPr>
        <w:t xml:space="preserve"> </w:t>
      </w:r>
      <w:r w:rsidR="00466E38">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P</w:t>
      </w:r>
      <w:r w:rsidR="00726881">
        <w:rPr>
          <w:rFonts w:ascii="Times New Roman" w:eastAsia="Times New Roman" w:hAnsi="Times New Roman" w:cs="Times New Roman"/>
          <w:color w:val="000000"/>
        </w:rPr>
        <w:t xml:space="preserve">opulations from hot </w:t>
      </w:r>
      <w:r w:rsidR="00472222">
        <w:rPr>
          <w:rFonts w:ascii="Times New Roman" w:eastAsia="Times New Roman" w:hAnsi="Times New Roman" w:cs="Times New Roman"/>
          <w:color w:val="000000"/>
        </w:rPr>
        <w:t>or</w:t>
      </w:r>
      <w:r w:rsidR="00726881">
        <w:rPr>
          <w:rFonts w:ascii="Times New Roman" w:eastAsia="Times New Roman" w:hAnsi="Times New Roman" w:cs="Times New Roman"/>
          <w:color w:val="000000"/>
        </w:rPr>
        <w:t xml:space="preserve"> dry environments allocated more resources to roots </w:t>
      </w:r>
      <w:r w:rsidR="00472222">
        <w:rPr>
          <w:rFonts w:ascii="Times New Roman" w:eastAsia="Times New Roman" w:hAnsi="Times New Roman" w:cs="Times New Roman"/>
          <w:color w:val="000000"/>
        </w:rPr>
        <w:t>under drought</w:t>
      </w:r>
      <w:r w:rsidR="00726881">
        <w:rPr>
          <w:rFonts w:ascii="Times New Roman" w:eastAsia="Times New Roman" w:hAnsi="Times New Roman" w:cs="Times New Roman"/>
          <w:color w:val="000000"/>
        </w:rPr>
        <w:t xml:space="preserve"> than populations from cool </w:t>
      </w:r>
      <w:r w:rsidR="00472222">
        <w:rPr>
          <w:rFonts w:ascii="Times New Roman" w:eastAsia="Times New Roman" w:hAnsi="Times New Roman" w:cs="Times New Roman"/>
          <w:color w:val="000000"/>
        </w:rPr>
        <w:t xml:space="preserve">or </w:t>
      </w:r>
      <w:r w:rsidR="00726881">
        <w:rPr>
          <w:rFonts w:ascii="Times New Roman" w:eastAsia="Times New Roman" w:hAnsi="Times New Roman" w:cs="Times New Roman"/>
          <w:color w:val="000000"/>
        </w:rPr>
        <w:t>wet rainfall environments</w:t>
      </w:r>
      <w:r w:rsidR="00472222">
        <w:rPr>
          <w:rFonts w:ascii="Times New Roman" w:eastAsia="Times New Roman" w:hAnsi="Times New Roman" w:cs="Times New Roman"/>
          <w:color w:val="000000"/>
        </w:rPr>
        <w:t xml:space="preserve">. </w:t>
      </w:r>
      <w:r w:rsidR="00726881">
        <w:rPr>
          <w:rFonts w:ascii="Times New Roman" w:eastAsia="Times New Roman" w:hAnsi="Times New Roman" w:cs="Times New Roman"/>
          <w:color w:val="000000"/>
        </w:rPr>
        <w:t>Our findings</w:t>
      </w:r>
      <w:r w:rsidR="00466E38">
        <w:rPr>
          <w:rFonts w:ascii="Times New Roman" w:eastAsia="Times New Roman" w:hAnsi="Times New Roman" w:cs="Times New Roman"/>
          <w:color w:val="000000"/>
        </w:rPr>
        <w:t xml:space="preserve"> demonstrate</w:t>
      </w:r>
      <w:r w:rsidR="00726881">
        <w:rPr>
          <w:rFonts w:ascii="Times New Roman" w:eastAsia="Times New Roman" w:hAnsi="Times New Roman" w:cs="Times New Roman"/>
          <w:color w:val="000000"/>
        </w:rPr>
        <w:t xml:space="preserve"> that</w:t>
      </w:r>
      <w:r w:rsidR="00466E38">
        <w:rPr>
          <w:rFonts w:ascii="Times New Roman" w:eastAsia="Times New Roman" w:hAnsi="Times New Roman" w:cs="Times New Roman"/>
          <w:color w:val="000000"/>
        </w:rPr>
        <w:t xml:space="preserve"> </w:t>
      </w:r>
      <w:r w:rsidR="00726881">
        <w:rPr>
          <w:rFonts w:ascii="Times New Roman" w:eastAsia="Times New Roman" w:hAnsi="Times New Roman" w:cs="Times New Roman"/>
          <w:color w:val="000000"/>
        </w:rPr>
        <w:t xml:space="preserve">tissue allocation </w:t>
      </w:r>
      <w:r w:rsidR="00502027">
        <w:rPr>
          <w:rFonts w:ascii="Times New Roman" w:eastAsia="Times New Roman" w:hAnsi="Times New Roman" w:cs="Times New Roman"/>
          <w:color w:val="000000"/>
        </w:rPr>
        <w:t>under drought</w:t>
      </w:r>
      <w:r w:rsidR="00726881">
        <w:rPr>
          <w:rFonts w:ascii="Times New Roman" w:eastAsia="Times New Roman" w:hAnsi="Times New Roman" w:cs="Times New Roman"/>
          <w:color w:val="000000"/>
        </w:rPr>
        <w:t xml:space="preserve"> varies considerably</w:t>
      </w:r>
      <w:r w:rsidR="0039614B">
        <w:rPr>
          <w:rFonts w:ascii="Times New Roman" w:eastAsia="Times New Roman" w:hAnsi="Times New Roman" w:cs="Times New Roman"/>
          <w:color w:val="000000"/>
        </w:rPr>
        <w:t xml:space="preserve"> across a limited geographic range and</w:t>
      </w:r>
      <w:r w:rsidR="006F7671">
        <w:rPr>
          <w:rFonts w:ascii="Times New Roman" w:eastAsia="Times New Roman" w:hAnsi="Times New Roman" w:cs="Times New Roman"/>
          <w:color w:val="000000"/>
        </w:rPr>
        <w:t xml:space="preserve"> </w:t>
      </w:r>
      <w:r w:rsidR="00726881">
        <w:rPr>
          <w:rFonts w:ascii="Times New Roman" w:eastAsia="Times New Roman" w:hAnsi="Times New Roman" w:cs="Times New Roman"/>
          <w:color w:val="000000"/>
        </w:rPr>
        <w:t>within a</w:t>
      </w:r>
      <w:r w:rsidR="006F7671">
        <w:rPr>
          <w:rFonts w:ascii="Times New Roman" w:eastAsia="Times New Roman" w:hAnsi="Times New Roman" w:cs="Times New Roman"/>
          <w:color w:val="000000"/>
        </w:rPr>
        <w:t xml:space="preserve"> single species</w:t>
      </w:r>
      <w:r w:rsidR="00726881">
        <w:rPr>
          <w:rFonts w:ascii="Times New Roman" w:eastAsia="Times New Roman" w:hAnsi="Times New Roman" w:cs="Times New Roman"/>
          <w:color w:val="000000"/>
        </w:rPr>
        <w:t xml:space="preserve">, and that this variability is strongly shaped by </w:t>
      </w:r>
      <w:r w:rsidR="00466E38">
        <w:rPr>
          <w:rFonts w:ascii="Times New Roman" w:eastAsia="Times New Roman" w:hAnsi="Times New Roman" w:cs="Times New Roman"/>
          <w:color w:val="000000"/>
        </w:rPr>
        <w:t xml:space="preserve">home environment. </w:t>
      </w:r>
      <w:bookmarkStart w:id="65" w:name="_Hlk101430914"/>
      <w:r w:rsidR="002C70B3">
        <w:rPr>
          <w:rFonts w:ascii="Times New Roman" w:eastAsia="Times New Roman" w:hAnsi="Times New Roman" w:cs="Times New Roman"/>
          <w:color w:val="000000"/>
        </w:rPr>
        <w:t>P</w:t>
      </w:r>
      <w:r w:rsidR="006A6601">
        <w:rPr>
          <w:rFonts w:ascii="Times New Roman" w:eastAsia="Times New Roman" w:hAnsi="Times New Roman" w:cs="Times New Roman"/>
          <w:color w:val="000000"/>
        </w:rPr>
        <w:t xml:space="preserve">opulations from predictable, dry, </w:t>
      </w:r>
      <w:r w:rsidR="00472222">
        <w:rPr>
          <w:rFonts w:ascii="Times New Roman" w:eastAsia="Times New Roman" w:hAnsi="Times New Roman" w:cs="Times New Roman"/>
          <w:color w:val="000000"/>
        </w:rPr>
        <w:t>or</w:t>
      </w:r>
      <w:r w:rsidR="006A6601">
        <w:rPr>
          <w:rFonts w:ascii="Times New Roman" w:eastAsia="Times New Roman" w:hAnsi="Times New Roman" w:cs="Times New Roman"/>
          <w:color w:val="000000"/>
        </w:rPr>
        <w:t xml:space="preserve"> hot areas </w:t>
      </w:r>
      <w:r w:rsidR="00516812">
        <w:rPr>
          <w:rFonts w:ascii="Times New Roman" w:eastAsia="Times New Roman" w:hAnsi="Times New Roman" w:cs="Times New Roman"/>
          <w:color w:val="000000"/>
        </w:rPr>
        <w:t xml:space="preserve">demonstrate a larger </w:t>
      </w:r>
      <w:r w:rsidR="006A6601">
        <w:rPr>
          <w:rFonts w:ascii="Times New Roman" w:eastAsia="Times New Roman" w:hAnsi="Times New Roman" w:cs="Times New Roman"/>
          <w:color w:val="000000"/>
        </w:rPr>
        <w:t xml:space="preserve">shift </w:t>
      </w:r>
      <w:r w:rsidR="00516812">
        <w:rPr>
          <w:rFonts w:ascii="Times New Roman" w:eastAsia="Times New Roman" w:hAnsi="Times New Roman" w:cs="Times New Roman"/>
          <w:color w:val="000000"/>
        </w:rPr>
        <w:t xml:space="preserve">in </w:t>
      </w:r>
      <w:r w:rsidR="006A6601">
        <w:rPr>
          <w:rFonts w:ascii="Times New Roman" w:eastAsia="Times New Roman" w:hAnsi="Times New Roman" w:cs="Times New Roman"/>
          <w:color w:val="000000"/>
        </w:rPr>
        <w:t>allocation to roots when experiencing drought</w:t>
      </w:r>
      <w:r w:rsidR="00C41065">
        <w:rPr>
          <w:rFonts w:ascii="Times New Roman" w:eastAsia="Times New Roman" w:hAnsi="Times New Roman" w:cs="Times New Roman"/>
          <w:color w:val="000000"/>
        </w:rPr>
        <w:t xml:space="preserve"> (tolerance)</w:t>
      </w:r>
      <w:r w:rsidR="00516812">
        <w:rPr>
          <w:rFonts w:ascii="Times New Roman" w:eastAsia="Times New Roman" w:hAnsi="Times New Roman" w:cs="Times New Roman"/>
          <w:color w:val="000000"/>
        </w:rPr>
        <w:t>, whereas populations from unpredictable, dry, and hot environments demonstrate higher overall biomass and growth</w:t>
      </w:r>
      <w:r w:rsidR="00C41065">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escape</w:t>
      </w:r>
      <w:r w:rsidR="00C41065">
        <w:rPr>
          <w:rFonts w:ascii="Times New Roman" w:eastAsia="Times New Roman" w:hAnsi="Times New Roman" w:cs="Times New Roman"/>
          <w:color w:val="000000"/>
        </w:rPr>
        <w:t>)</w:t>
      </w:r>
      <w:r w:rsidR="006A6601">
        <w:rPr>
          <w:rFonts w:ascii="Times New Roman" w:eastAsia="Times New Roman" w:hAnsi="Times New Roman" w:cs="Times New Roman"/>
          <w:color w:val="000000"/>
        </w:rPr>
        <w:t>.</w:t>
      </w:r>
      <w:bookmarkEnd w:id="65"/>
      <w:r w:rsidR="006A6601">
        <w:rPr>
          <w:rFonts w:ascii="Times New Roman" w:eastAsia="Times New Roman" w:hAnsi="Times New Roman" w:cs="Times New Roman"/>
          <w:color w:val="000000"/>
        </w:rPr>
        <w:t xml:space="preserve"> </w:t>
      </w:r>
      <w:r w:rsidRPr="004A20CF">
        <w:rPr>
          <w:rFonts w:ascii="Times New Roman" w:eastAsia="Times New Roman" w:hAnsi="Times New Roman" w:cs="Times New Roman"/>
          <w:color w:val="000000"/>
        </w:rPr>
        <w:lastRenderedPageBreak/>
        <w:t>This suggests a legacy effect of home environment on a population’s drought response</w:t>
      </w:r>
      <w:r w:rsidR="0039614B">
        <w:rPr>
          <w:rFonts w:ascii="Times New Roman" w:eastAsia="Times New Roman" w:hAnsi="Times New Roman" w:cs="Times New Roman"/>
          <w:color w:val="000000"/>
        </w:rPr>
        <w:t xml:space="preserve"> strategy</w:t>
      </w:r>
      <w:r w:rsidRPr="004A20CF">
        <w:rPr>
          <w:rFonts w:ascii="Times New Roman" w:eastAsia="Times New Roman" w:hAnsi="Times New Roman" w:cs="Times New Roman"/>
          <w:color w:val="000000"/>
        </w:rPr>
        <w:t xml:space="preserve"> </w:t>
      </w:r>
      <w:r w:rsidR="0039614B">
        <w:rPr>
          <w:rFonts w:ascii="Times New Roman" w:eastAsia="Times New Roman" w:hAnsi="Times New Roman" w:cs="Times New Roman"/>
          <w:color w:val="000000"/>
        </w:rPr>
        <w:t xml:space="preserve">that could have significant impacts on restoration goals and outcomes.  For example, populations exhibiting drought escape may be less effective at out-competing weedy annuals like </w:t>
      </w:r>
      <w:r w:rsidR="0039614B">
        <w:rPr>
          <w:rFonts w:ascii="Times New Roman" w:eastAsia="Times New Roman" w:hAnsi="Times New Roman" w:cs="Times New Roman"/>
          <w:i/>
          <w:iCs/>
          <w:color w:val="000000"/>
        </w:rPr>
        <w:t>Bromus tectorum</w:t>
      </w:r>
      <w:r w:rsidR="0039614B">
        <w:rPr>
          <w:rFonts w:ascii="Times New Roman" w:eastAsia="Times New Roman" w:hAnsi="Times New Roman" w:cs="Times New Roman"/>
          <w:color w:val="000000"/>
        </w:rPr>
        <w:t xml:space="preserve"> if they rapidly complete their lifecycle and senesce, while drought tolerating populations may both out-compete exotic annuals and provide microsites for perennial germination over a longer growing season.</w:t>
      </w:r>
    </w:p>
    <w:p w14:paraId="58DBE35F" w14:textId="6F1E6020" w:rsidR="00C72E92" w:rsidRDefault="004533ED" w:rsidP="001C3A19">
      <w:pPr>
        <w:spacing w:line="480" w:lineRule="auto"/>
        <w:jc w:val="both"/>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 xml:space="preserve">Role of </w:t>
      </w:r>
      <w:r w:rsidR="00FB7AE5">
        <w:rPr>
          <w:rFonts w:ascii="Times New Roman" w:eastAsia="Times New Roman" w:hAnsi="Times New Roman" w:cs="Times New Roman"/>
          <w:b/>
          <w:bCs/>
          <w:i/>
          <w:iCs/>
          <w:color w:val="000000"/>
        </w:rPr>
        <w:t>H</w:t>
      </w:r>
      <w:r>
        <w:rPr>
          <w:rFonts w:ascii="Times New Roman" w:eastAsia="Times New Roman" w:hAnsi="Times New Roman" w:cs="Times New Roman"/>
          <w:b/>
          <w:bCs/>
          <w:i/>
          <w:iCs/>
          <w:color w:val="000000"/>
        </w:rPr>
        <w:t xml:space="preserve">ome </w:t>
      </w:r>
      <w:r w:rsidR="00FB7AE5">
        <w:rPr>
          <w:rFonts w:ascii="Times New Roman" w:eastAsia="Times New Roman" w:hAnsi="Times New Roman" w:cs="Times New Roman"/>
          <w:b/>
          <w:bCs/>
          <w:i/>
          <w:iCs/>
          <w:color w:val="000000"/>
        </w:rPr>
        <w:t>E</w:t>
      </w:r>
      <w:r>
        <w:rPr>
          <w:rFonts w:ascii="Times New Roman" w:eastAsia="Times New Roman" w:hAnsi="Times New Roman" w:cs="Times New Roman"/>
          <w:b/>
          <w:bCs/>
          <w:i/>
          <w:iCs/>
          <w:color w:val="000000"/>
        </w:rPr>
        <w:t>nvironment on</w:t>
      </w:r>
      <w:r w:rsidR="00C72E92">
        <w:rPr>
          <w:rFonts w:ascii="Times New Roman" w:eastAsia="Times New Roman" w:hAnsi="Times New Roman" w:cs="Times New Roman"/>
          <w:b/>
          <w:bCs/>
          <w:i/>
          <w:iCs/>
          <w:color w:val="000000"/>
        </w:rPr>
        <w:t xml:space="preserve"> </w:t>
      </w:r>
      <w:r w:rsidR="00FB7AE5">
        <w:rPr>
          <w:rFonts w:ascii="Times New Roman" w:eastAsia="Times New Roman" w:hAnsi="Times New Roman" w:cs="Times New Roman"/>
          <w:b/>
          <w:bCs/>
          <w:i/>
          <w:iCs/>
          <w:color w:val="000000"/>
        </w:rPr>
        <w:t>P</w:t>
      </w:r>
      <w:r w:rsidR="00C72E92">
        <w:rPr>
          <w:rFonts w:ascii="Times New Roman" w:eastAsia="Times New Roman" w:hAnsi="Times New Roman" w:cs="Times New Roman"/>
          <w:b/>
          <w:bCs/>
          <w:i/>
          <w:iCs/>
          <w:color w:val="000000"/>
        </w:rPr>
        <w:t xml:space="preserve">henotypic </w:t>
      </w:r>
      <w:r w:rsidR="00FB7AE5">
        <w:rPr>
          <w:rFonts w:ascii="Times New Roman" w:eastAsia="Times New Roman" w:hAnsi="Times New Roman" w:cs="Times New Roman"/>
          <w:b/>
          <w:bCs/>
          <w:i/>
          <w:iCs/>
          <w:color w:val="000000"/>
        </w:rPr>
        <w:t>P</w:t>
      </w:r>
      <w:r w:rsidR="00C72E92">
        <w:rPr>
          <w:rFonts w:ascii="Times New Roman" w:eastAsia="Times New Roman" w:hAnsi="Times New Roman" w:cs="Times New Roman"/>
          <w:b/>
          <w:bCs/>
          <w:i/>
          <w:iCs/>
          <w:color w:val="000000"/>
        </w:rPr>
        <w:t xml:space="preserve">lasticity </w:t>
      </w:r>
    </w:p>
    <w:p w14:paraId="1C36E6DD" w14:textId="0F4526AA" w:rsidR="008F2735" w:rsidRPr="00A70F22" w:rsidRDefault="002C0E97" w:rsidP="00DE67D8">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Increased trait plasticity </w:t>
      </w:r>
      <w:r w:rsidR="00E70A9E">
        <w:rPr>
          <w:rFonts w:ascii="Times New Roman" w:eastAsia="Times New Roman" w:hAnsi="Times New Roman" w:cs="Times New Roman"/>
          <w:color w:val="000000"/>
        </w:rPr>
        <w:t>in</w:t>
      </w:r>
      <w:r>
        <w:rPr>
          <w:rFonts w:ascii="Times New Roman" w:eastAsia="Times New Roman" w:hAnsi="Times New Roman" w:cs="Times New Roman"/>
          <w:color w:val="000000"/>
        </w:rPr>
        <w:t xml:space="preserve"> drought is expected to support plant function and maintain persistence in </w:t>
      </w:r>
      <w:r w:rsidR="00DE67D8">
        <w:rPr>
          <w:rFonts w:ascii="Times New Roman" w:eastAsia="Times New Roman" w:hAnsi="Times New Roman" w:cs="Times New Roman"/>
          <w:color w:val="000000"/>
        </w:rPr>
        <w:t>stressful environments</w:t>
      </w:r>
      <w:r w:rsidR="00634361">
        <w:rPr>
          <w:rFonts w:ascii="Times New Roman" w:eastAsia="Times New Roman" w:hAnsi="Times New Roman" w:cs="Times New Roman"/>
          <w:color w:val="000000"/>
        </w:rPr>
        <w:t xml:space="preserve"> (</w:t>
      </w:r>
      <w:proofErr w:type="spellStart"/>
      <w:r w:rsidR="00634361">
        <w:rPr>
          <w:rFonts w:ascii="Times New Roman" w:eastAsia="Times New Roman" w:hAnsi="Times New Roman" w:cs="Times New Roman"/>
          <w:color w:val="000000"/>
        </w:rPr>
        <w:t>Gianoli</w:t>
      </w:r>
      <w:proofErr w:type="spellEnd"/>
      <w:r w:rsidR="00634361">
        <w:rPr>
          <w:rFonts w:ascii="Times New Roman" w:eastAsia="Times New Roman" w:hAnsi="Times New Roman" w:cs="Times New Roman"/>
          <w:color w:val="000000"/>
        </w:rPr>
        <w:t xml:space="preserve"> and Gonzalez-</w:t>
      </w:r>
      <w:proofErr w:type="spellStart"/>
      <w:r w:rsidR="00634361">
        <w:rPr>
          <w:rFonts w:ascii="Times New Roman" w:eastAsia="Times New Roman" w:hAnsi="Times New Roman" w:cs="Times New Roman"/>
          <w:color w:val="000000"/>
        </w:rPr>
        <w:t>Tueber</w:t>
      </w:r>
      <w:proofErr w:type="spellEnd"/>
      <w:r w:rsidR="00634361">
        <w:rPr>
          <w:rFonts w:ascii="Times New Roman" w:eastAsia="Times New Roman" w:hAnsi="Times New Roman" w:cs="Times New Roman"/>
          <w:color w:val="000000"/>
        </w:rPr>
        <w:t xml:space="preserve"> 2005</w:t>
      </w:r>
      <w:r w:rsidR="00BD2611">
        <w:rPr>
          <w:rFonts w:ascii="Times New Roman" w:eastAsia="Times New Roman" w:hAnsi="Times New Roman" w:cs="Times New Roman"/>
          <w:color w:val="000000"/>
        </w:rPr>
        <w:t xml:space="preserve">, </w:t>
      </w:r>
      <w:proofErr w:type="spellStart"/>
      <w:r w:rsidR="00BD2611">
        <w:rPr>
          <w:rFonts w:ascii="Times New Roman" w:eastAsia="Times New Roman" w:hAnsi="Times New Roman" w:cs="Times New Roman"/>
          <w:color w:val="000000"/>
        </w:rPr>
        <w:t>Ackerly</w:t>
      </w:r>
      <w:proofErr w:type="spellEnd"/>
      <w:r w:rsidR="00BD2611">
        <w:rPr>
          <w:rFonts w:ascii="Times New Roman" w:eastAsia="Times New Roman" w:hAnsi="Times New Roman" w:cs="Times New Roman"/>
          <w:color w:val="000000"/>
        </w:rPr>
        <w:t xml:space="preserve"> et al. 2000</w:t>
      </w:r>
      <w:r w:rsidR="00634361">
        <w:rPr>
          <w:rFonts w:ascii="Times New Roman" w:eastAsia="Times New Roman" w:hAnsi="Times New Roman" w:cs="Times New Roman"/>
          <w:color w:val="000000"/>
        </w:rPr>
        <w:t>)</w:t>
      </w:r>
      <w:r>
        <w:rPr>
          <w:rFonts w:ascii="Times New Roman" w:eastAsia="Times New Roman" w:hAnsi="Times New Roman" w:cs="Times New Roman"/>
          <w:color w:val="000000"/>
        </w:rPr>
        <w:t>.</w:t>
      </w:r>
      <w:r w:rsidR="00FB7AE5">
        <w:rPr>
          <w:rFonts w:ascii="Times New Roman" w:eastAsia="Times New Roman" w:hAnsi="Times New Roman" w:cs="Times New Roman"/>
          <w:color w:val="000000"/>
        </w:rPr>
        <w:t xml:space="preserve"> Previous work has demonstrated that,</w:t>
      </w:r>
      <w:r w:rsidR="00FB7AE5" w:rsidRPr="004A20CF">
        <w:rPr>
          <w:rFonts w:ascii="Times New Roman" w:eastAsia="Times New Roman" w:hAnsi="Times New Roman" w:cs="Times New Roman"/>
          <w:color w:val="000000"/>
        </w:rPr>
        <w:t xml:space="preserve"> in environments with reliable</w:t>
      </w:r>
      <w:r w:rsidR="00FB7AE5">
        <w:rPr>
          <w:rFonts w:ascii="Times New Roman" w:eastAsia="Times New Roman" w:hAnsi="Times New Roman" w:cs="Times New Roman"/>
          <w:color w:val="000000"/>
        </w:rPr>
        <w:t xml:space="preserve"> environmental</w:t>
      </w:r>
      <w:r w:rsidR="00FB7AE5" w:rsidRPr="004A20CF">
        <w:rPr>
          <w:rFonts w:ascii="Times New Roman" w:eastAsia="Times New Roman" w:hAnsi="Times New Roman" w:cs="Times New Roman"/>
          <w:color w:val="000000"/>
        </w:rPr>
        <w:t xml:space="preserve"> cues (</w:t>
      </w:r>
      <w:proofErr w:type="gramStart"/>
      <w:r w:rsidR="00FB7AE5" w:rsidRPr="004A20CF">
        <w:rPr>
          <w:rFonts w:ascii="Times New Roman" w:eastAsia="Times New Roman" w:hAnsi="Times New Roman" w:cs="Times New Roman"/>
          <w:color w:val="000000"/>
        </w:rPr>
        <w:t>i.e.</w:t>
      </w:r>
      <w:proofErr w:type="gramEnd"/>
      <w:r w:rsidR="00FB7AE5" w:rsidRPr="004A20CF">
        <w:rPr>
          <w:rFonts w:ascii="Times New Roman" w:eastAsia="Times New Roman" w:hAnsi="Times New Roman" w:cs="Times New Roman"/>
          <w:color w:val="000000"/>
        </w:rPr>
        <w:t xml:space="preserve"> consistent summer drought), low levels of plasticity have evolved to buffer against low levels of environmental variability (Reed et al. 2010, </w:t>
      </w:r>
      <w:proofErr w:type="spellStart"/>
      <w:r w:rsidR="00FB7AE5" w:rsidRPr="004A20CF">
        <w:rPr>
          <w:rFonts w:ascii="Times New Roman" w:eastAsia="Times New Roman" w:hAnsi="Times New Roman" w:cs="Times New Roman"/>
          <w:color w:val="000000"/>
        </w:rPr>
        <w:t>Kuijper</w:t>
      </w:r>
      <w:proofErr w:type="spellEnd"/>
      <w:r w:rsidR="00FB7AE5" w:rsidRPr="004A20CF">
        <w:rPr>
          <w:rFonts w:ascii="Times New Roman" w:eastAsia="Times New Roman" w:hAnsi="Times New Roman" w:cs="Times New Roman"/>
          <w:color w:val="000000"/>
        </w:rPr>
        <w:t xml:space="preserve"> and Hoyle, 2015; Heschel et al. 2004). In unpredictable environments, high levels of plasticity may evolve to aid survival </w:t>
      </w:r>
      <w:r w:rsidR="00FB7AE5">
        <w:rPr>
          <w:rFonts w:ascii="Times New Roman" w:eastAsia="Times New Roman" w:hAnsi="Times New Roman" w:cs="Times New Roman"/>
          <w:color w:val="000000"/>
        </w:rPr>
        <w:t>by responding quickly to fluctuating and unreliable environment</w:t>
      </w:r>
      <w:r w:rsidR="0000160C">
        <w:rPr>
          <w:rFonts w:ascii="Times New Roman" w:eastAsia="Times New Roman" w:hAnsi="Times New Roman" w:cs="Times New Roman"/>
          <w:color w:val="000000"/>
        </w:rPr>
        <w:t>s</w:t>
      </w:r>
      <w:r w:rsidR="00FB7AE5" w:rsidRPr="004A20CF">
        <w:rPr>
          <w:rFonts w:ascii="Times New Roman" w:eastAsia="Times New Roman" w:hAnsi="Times New Roman" w:cs="Times New Roman"/>
          <w:color w:val="000000"/>
        </w:rPr>
        <w:t xml:space="preserve"> (Chevin and Hoffman, 2016). </w:t>
      </w:r>
      <w:r w:rsidR="0039614B">
        <w:rPr>
          <w:rFonts w:ascii="Times New Roman" w:eastAsia="Times New Roman" w:hAnsi="Times New Roman" w:cs="Times New Roman"/>
          <w:color w:val="000000"/>
        </w:rPr>
        <w:t xml:space="preserve">However, </w:t>
      </w:r>
      <w:r w:rsidR="00472222">
        <w:rPr>
          <w:rFonts w:ascii="Times New Roman" w:eastAsia="Times New Roman" w:hAnsi="Times New Roman" w:cs="Times New Roman"/>
          <w:color w:val="000000"/>
        </w:rPr>
        <w:t>beneficial</w:t>
      </w:r>
      <w:r w:rsidR="0039614B">
        <w:rPr>
          <w:rFonts w:ascii="Times New Roman" w:eastAsia="Times New Roman" w:hAnsi="Times New Roman" w:cs="Times New Roman"/>
          <w:color w:val="000000"/>
        </w:rPr>
        <w:t xml:space="preserve"> </w:t>
      </w:r>
      <w:r w:rsidR="00FB7AE5" w:rsidRPr="004A20CF">
        <w:rPr>
          <w:rFonts w:ascii="Times New Roman" w:eastAsia="Times New Roman" w:hAnsi="Times New Roman" w:cs="Times New Roman"/>
          <w:color w:val="000000"/>
        </w:rPr>
        <w:t>effect</w:t>
      </w:r>
      <w:r w:rsidR="0039614B">
        <w:rPr>
          <w:rFonts w:ascii="Times New Roman" w:eastAsia="Times New Roman" w:hAnsi="Times New Roman" w:cs="Times New Roman"/>
          <w:color w:val="000000"/>
        </w:rPr>
        <w:t>s of plasticity induced by</w:t>
      </w:r>
      <w:r w:rsidR="00FB7AE5" w:rsidRPr="004A20CF">
        <w:rPr>
          <w:rFonts w:ascii="Times New Roman" w:eastAsia="Times New Roman" w:hAnsi="Times New Roman" w:cs="Times New Roman"/>
          <w:color w:val="000000"/>
        </w:rPr>
        <w:t xml:space="preserve"> maternal home environment on offspring fitness is dependent on the autocorrelation between both generations’ environments (</w:t>
      </w:r>
      <w:proofErr w:type="spellStart"/>
      <w:r w:rsidR="00FB7AE5" w:rsidRPr="004A20CF">
        <w:rPr>
          <w:rFonts w:ascii="Times New Roman" w:eastAsia="Times New Roman" w:hAnsi="Times New Roman" w:cs="Times New Roman"/>
          <w:color w:val="000000"/>
        </w:rPr>
        <w:t>Kuijper</w:t>
      </w:r>
      <w:proofErr w:type="spellEnd"/>
      <w:r w:rsidR="00FB7AE5" w:rsidRPr="004A20CF">
        <w:rPr>
          <w:rFonts w:ascii="Times New Roman" w:eastAsia="Times New Roman" w:hAnsi="Times New Roman" w:cs="Times New Roman"/>
          <w:color w:val="000000"/>
        </w:rPr>
        <w:t xml:space="preserve"> and Hoyle, 2015)</w:t>
      </w:r>
      <w:r w:rsidR="00FB7AE5">
        <w:rPr>
          <w:rFonts w:ascii="Times New Roman" w:eastAsia="Times New Roman" w:hAnsi="Times New Roman" w:cs="Times New Roman"/>
          <w:color w:val="000000"/>
        </w:rPr>
        <w:t>; t</w:t>
      </w:r>
      <w:r w:rsidR="00FB7AE5" w:rsidRPr="004A20CF">
        <w:rPr>
          <w:rFonts w:ascii="Times New Roman" w:eastAsia="Times New Roman" w:hAnsi="Times New Roman" w:cs="Times New Roman"/>
          <w:color w:val="000000"/>
        </w:rPr>
        <w:t>he maternal environment benefits the offspring generation only when strength of selection for a trait is strong (</w:t>
      </w:r>
      <w:proofErr w:type="gramStart"/>
      <w:r w:rsidR="00FB7AE5" w:rsidRPr="004A20CF">
        <w:rPr>
          <w:rFonts w:ascii="Times New Roman" w:eastAsia="Times New Roman" w:hAnsi="Times New Roman" w:cs="Times New Roman"/>
          <w:color w:val="000000"/>
        </w:rPr>
        <w:t>i.e.</w:t>
      </w:r>
      <w:proofErr w:type="gramEnd"/>
      <w:r w:rsidR="00FB7AE5" w:rsidRPr="004A20CF">
        <w:rPr>
          <w:rFonts w:ascii="Times New Roman" w:eastAsia="Times New Roman" w:hAnsi="Times New Roman" w:cs="Times New Roman"/>
          <w:color w:val="000000"/>
        </w:rPr>
        <w:t xml:space="preserve"> mortality). </w:t>
      </w:r>
      <w:r>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W</w:t>
      </w:r>
      <w:r w:rsidR="002C70B3">
        <w:rPr>
          <w:rFonts w:ascii="Times New Roman" w:eastAsia="Times New Roman" w:hAnsi="Times New Roman" w:cs="Times New Roman"/>
          <w:color w:val="000000"/>
        </w:rPr>
        <w:t>e</w:t>
      </w:r>
      <w:r w:rsidR="008F2735">
        <w:rPr>
          <w:rFonts w:ascii="Times New Roman" w:eastAsia="Times New Roman" w:hAnsi="Times New Roman" w:cs="Times New Roman"/>
          <w:color w:val="000000"/>
        </w:rPr>
        <w:t xml:space="preserve"> found</w:t>
      </w:r>
      <w:r w:rsidR="002C70B3">
        <w:rPr>
          <w:rFonts w:ascii="Times New Roman" w:eastAsia="Times New Roman" w:hAnsi="Times New Roman" w:cs="Times New Roman"/>
          <w:color w:val="000000"/>
        </w:rPr>
        <w:t xml:space="preserve"> that</w:t>
      </w:r>
      <w:r w:rsidR="008F2735">
        <w:rPr>
          <w:rFonts w:ascii="Times New Roman" w:eastAsia="Times New Roman" w:hAnsi="Times New Roman" w:cs="Times New Roman"/>
          <w:color w:val="000000"/>
        </w:rPr>
        <w:t xml:space="preserve"> home </w:t>
      </w:r>
      <w:r w:rsidR="00AA159C">
        <w:rPr>
          <w:rFonts w:ascii="Times New Roman" w:eastAsia="Times New Roman" w:hAnsi="Times New Roman" w:cs="Times New Roman"/>
          <w:color w:val="000000"/>
        </w:rPr>
        <w:t xml:space="preserve">temperature was the only environmental characteristic to have a relationship with </w:t>
      </w:r>
      <w:r w:rsidR="0039614B">
        <w:rPr>
          <w:rFonts w:ascii="Times New Roman" w:eastAsia="Times New Roman" w:hAnsi="Times New Roman" w:cs="Times New Roman"/>
          <w:color w:val="000000"/>
        </w:rPr>
        <w:t xml:space="preserve">phenotypic </w:t>
      </w:r>
      <w:r w:rsidR="00AA159C">
        <w:rPr>
          <w:rFonts w:ascii="Times New Roman" w:eastAsia="Times New Roman" w:hAnsi="Times New Roman" w:cs="Times New Roman"/>
          <w:color w:val="000000"/>
        </w:rPr>
        <w:t>plasticity</w:t>
      </w:r>
      <w:r w:rsidR="002C70B3">
        <w:rPr>
          <w:rFonts w:ascii="Times New Roman" w:eastAsia="Times New Roman" w:hAnsi="Times New Roman" w:cs="Times New Roman"/>
          <w:color w:val="000000"/>
        </w:rPr>
        <w:t>, and only in one</w:t>
      </w:r>
      <w:r w:rsidR="0039614B">
        <w:rPr>
          <w:rFonts w:ascii="Times New Roman" w:eastAsia="Times New Roman" w:hAnsi="Times New Roman" w:cs="Times New Roman"/>
          <w:color w:val="000000"/>
        </w:rPr>
        <w:t xml:space="preserve"> measured</w:t>
      </w:r>
      <w:r w:rsidR="002C70B3">
        <w:rPr>
          <w:rFonts w:ascii="Times New Roman" w:eastAsia="Times New Roman" w:hAnsi="Times New Roman" w:cs="Times New Roman"/>
          <w:color w:val="000000"/>
        </w:rPr>
        <w:t xml:space="preserve"> trait:</w:t>
      </w:r>
      <w:r w:rsidR="00AA159C">
        <w:rPr>
          <w:rFonts w:ascii="Times New Roman" w:eastAsia="Times New Roman" w:hAnsi="Times New Roman" w:cs="Times New Roman"/>
          <w:color w:val="000000"/>
        </w:rPr>
        <w:t xml:space="preserve"> </w:t>
      </w:r>
      <w:r w:rsidR="00472222">
        <w:rPr>
          <w:rFonts w:ascii="Times New Roman" w:eastAsia="Times New Roman" w:hAnsi="Times New Roman" w:cs="Times New Roman"/>
          <w:color w:val="000000"/>
        </w:rPr>
        <w:t>R:S</w:t>
      </w:r>
      <w:r w:rsidR="00AA159C">
        <w:rPr>
          <w:rFonts w:ascii="Times New Roman" w:eastAsia="Times New Roman" w:hAnsi="Times New Roman" w:cs="Times New Roman"/>
          <w:color w:val="000000"/>
        </w:rPr>
        <w:t xml:space="preserve">. </w:t>
      </w:r>
      <w:r w:rsidR="007057BF">
        <w:rPr>
          <w:rFonts w:ascii="Times New Roman" w:eastAsia="Times New Roman" w:hAnsi="Times New Roman" w:cs="Times New Roman"/>
          <w:color w:val="000000"/>
        </w:rPr>
        <w:t xml:space="preserve">Populations from </w:t>
      </w:r>
      <w:r w:rsidR="00557BDB">
        <w:rPr>
          <w:rFonts w:ascii="Times New Roman" w:eastAsia="Times New Roman" w:hAnsi="Times New Roman" w:cs="Times New Roman"/>
          <w:color w:val="000000"/>
        </w:rPr>
        <w:t>hot</w:t>
      </w:r>
      <w:r w:rsidR="007057BF">
        <w:rPr>
          <w:rFonts w:ascii="Times New Roman" w:eastAsia="Times New Roman" w:hAnsi="Times New Roman" w:cs="Times New Roman"/>
          <w:color w:val="000000"/>
        </w:rPr>
        <w:t xml:space="preserve"> environments showed a larger shift </w:t>
      </w:r>
      <w:r w:rsidR="00557BDB">
        <w:rPr>
          <w:rFonts w:ascii="Times New Roman" w:eastAsia="Times New Roman" w:hAnsi="Times New Roman" w:cs="Times New Roman"/>
          <w:color w:val="000000"/>
        </w:rPr>
        <w:t>of</w:t>
      </w:r>
      <w:r w:rsidR="007057BF">
        <w:rPr>
          <w:rFonts w:ascii="Times New Roman" w:eastAsia="Times New Roman" w:hAnsi="Times New Roman" w:cs="Times New Roman"/>
          <w:color w:val="000000"/>
        </w:rPr>
        <w:t xml:space="preserve"> biomass to roots than populations from cooler environments</w:t>
      </w:r>
      <w:r w:rsidR="00E70A9E">
        <w:rPr>
          <w:rFonts w:ascii="Times New Roman" w:eastAsia="Times New Roman" w:hAnsi="Times New Roman" w:cs="Times New Roman"/>
          <w:color w:val="000000"/>
        </w:rPr>
        <w:t>.</w:t>
      </w:r>
      <w:r w:rsidR="00302A1A">
        <w:rPr>
          <w:rFonts w:ascii="Times New Roman" w:eastAsia="Times New Roman" w:hAnsi="Times New Roman" w:cs="Times New Roman"/>
          <w:color w:val="000000"/>
        </w:rPr>
        <w:t xml:space="preserve"> </w:t>
      </w:r>
      <w:r w:rsidR="002C70B3">
        <w:rPr>
          <w:rFonts w:ascii="Times New Roman" w:eastAsia="Times New Roman" w:hAnsi="Times New Roman" w:cs="Times New Roman"/>
          <w:color w:val="000000"/>
        </w:rPr>
        <w:t xml:space="preserve">Our finding </w:t>
      </w:r>
      <w:del w:id="66" w:author="Zoe Marie Klein" w:date="2023-02-02T08:26:00Z">
        <w:r w:rsidR="002C70B3" w:rsidDel="002259EB">
          <w:rPr>
            <w:rFonts w:ascii="Times New Roman" w:eastAsia="Times New Roman" w:hAnsi="Times New Roman" w:cs="Times New Roman"/>
            <w:color w:val="000000"/>
          </w:rPr>
          <w:delText>support</w:delText>
        </w:r>
      </w:del>
      <w:ins w:id="67" w:author="Zoe Marie Klein" w:date="2023-02-02T08:26:00Z">
        <w:r w:rsidR="002259EB">
          <w:rPr>
            <w:rFonts w:ascii="Times New Roman" w:eastAsia="Times New Roman" w:hAnsi="Times New Roman" w:cs="Times New Roman"/>
            <w:color w:val="000000"/>
          </w:rPr>
          <w:t>supports</w:t>
        </w:r>
      </w:ins>
      <w:r w:rsidR="002C70B3">
        <w:rPr>
          <w:rFonts w:ascii="Times New Roman" w:eastAsia="Times New Roman" w:hAnsi="Times New Roman" w:cs="Times New Roman"/>
          <w:color w:val="000000"/>
        </w:rPr>
        <w:t xml:space="preserve"> </w:t>
      </w:r>
      <w:ins w:id="68" w:author="Zoe Marie Klein" w:date="2023-02-02T08:27:00Z">
        <w:r w:rsidR="002259EB">
          <w:rPr>
            <w:rFonts w:ascii="Times New Roman" w:eastAsia="Times New Roman" w:hAnsi="Times New Roman" w:cs="Times New Roman"/>
            <w:color w:val="000000"/>
          </w:rPr>
          <w:t xml:space="preserve">the </w:t>
        </w:r>
      </w:ins>
      <w:r w:rsidR="002C70B3">
        <w:rPr>
          <w:rFonts w:ascii="Times New Roman" w:eastAsia="Times New Roman" w:hAnsi="Times New Roman" w:cs="Times New Roman"/>
          <w:color w:val="000000"/>
        </w:rPr>
        <w:t xml:space="preserve">previous </w:t>
      </w:r>
      <w:r w:rsidR="00472222">
        <w:rPr>
          <w:rFonts w:ascii="Times New Roman" w:eastAsia="Times New Roman" w:hAnsi="Times New Roman" w:cs="Times New Roman"/>
          <w:color w:val="000000"/>
        </w:rPr>
        <w:t>finding</w:t>
      </w:r>
      <w:r w:rsidR="002C70B3">
        <w:rPr>
          <w:rFonts w:ascii="Times New Roman" w:eastAsia="Times New Roman" w:hAnsi="Times New Roman" w:cs="Times New Roman"/>
          <w:color w:val="000000"/>
        </w:rPr>
        <w:t xml:space="preserve"> that drought response strategy varies across environmental gradients (</w:t>
      </w:r>
      <w:proofErr w:type="spellStart"/>
      <w:r w:rsidR="002C70B3">
        <w:rPr>
          <w:rFonts w:ascii="Times New Roman" w:eastAsia="Times New Roman" w:hAnsi="Times New Roman" w:cs="Times New Roman"/>
          <w:color w:val="000000"/>
        </w:rPr>
        <w:t>Brouillette</w:t>
      </w:r>
      <w:proofErr w:type="spellEnd"/>
      <w:r w:rsidR="002C70B3">
        <w:rPr>
          <w:rFonts w:ascii="Times New Roman" w:eastAsia="Times New Roman" w:hAnsi="Times New Roman" w:cs="Times New Roman"/>
          <w:color w:val="000000"/>
        </w:rPr>
        <w:t xml:space="preserve"> et al. 2014) and that plasticity in </w:t>
      </w:r>
      <w:r w:rsidR="00472222">
        <w:rPr>
          <w:rFonts w:ascii="Times New Roman" w:eastAsia="Times New Roman" w:hAnsi="Times New Roman" w:cs="Times New Roman"/>
          <w:color w:val="000000"/>
        </w:rPr>
        <w:t>R:S</w:t>
      </w:r>
      <w:r w:rsidR="002C70B3">
        <w:rPr>
          <w:rFonts w:ascii="Times New Roman" w:eastAsia="Times New Roman" w:hAnsi="Times New Roman" w:cs="Times New Roman"/>
          <w:color w:val="000000"/>
        </w:rPr>
        <w:t xml:space="preserve"> was higher in plants from more arid regions (Carvajal et al. 2017, </w:t>
      </w:r>
      <w:proofErr w:type="spellStart"/>
      <w:r w:rsidR="002C70B3">
        <w:rPr>
          <w:rFonts w:ascii="Times New Roman" w:eastAsia="Times New Roman" w:hAnsi="Times New Roman" w:cs="Times New Roman"/>
          <w:color w:val="000000"/>
        </w:rPr>
        <w:t>Lázaro</w:t>
      </w:r>
      <w:proofErr w:type="spellEnd"/>
      <w:r w:rsidR="002C70B3">
        <w:rPr>
          <w:rFonts w:ascii="Times New Roman" w:eastAsia="Times New Roman" w:hAnsi="Times New Roman" w:cs="Times New Roman"/>
          <w:color w:val="000000"/>
        </w:rPr>
        <w:t xml:space="preserve">-Nogal et al. 2015). </w:t>
      </w:r>
      <w:r w:rsidR="00E70A9E">
        <w:rPr>
          <w:rFonts w:ascii="Times New Roman" w:eastAsia="Times New Roman" w:hAnsi="Times New Roman" w:cs="Times New Roman"/>
          <w:color w:val="000000"/>
        </w:rPr>
        <w:t xml:space="preserve"> The </w:t>
      </w:r>
      <w:r w:rsidR="00E70A9E">
        <w:rPr>
          <w:rFonts w:ascii="Times New Roman" w:eastAsia="Times New Roman" w:hAnsi="Times New Roman" w:cs="Times New Roman"/>
          <w:color w:val="000000"/>
        </w:rPr>
        <w:lastRenderedPageBreak/>
        <w:t>larger shift to root biomass found in populations from hot environments</w:t>
      </w:r>
      <w:r w:rsidR="002C70B3">
        <w:rPr>
          <w:rFonts w:ascii="Times New Roman" w:eastAsia="Times New Roman" w:hAnsi="Times New Roman" w:cs="Times New Roman"/>
          <w:color w:val="000000"/>
        </w:rPr>
        <w:t xml:space="preserve"> in our study </w:t>
      </w:r>
      <w:r w:rsidR="00E70A9E">
        <w:rPr>
          <w:rFonts w:ascii="Times New Roman" w:eastAsia="Times New Roman" w:hAnsi="Times New Roman" w:cs="Times New Roman"/>
          <w:color w:val="000000"/>
        </w:rPr>
        <w:t>suggest</w:t>
      </w:r>
      <w:r w:rsidR="002C70B3">
        <w:rPr>
          <w:rFonts w:ascii="Times New Roman" w:eastAsia="Times New Roman" w:hAnsi="Times New Roman" w:cs="Times New Roman"/>
          <w:color w:val="000000"/>
        </w:rPr>
        <w:t>s</w:t>
      </w:r>
      <w:r w:rsidR="00E70A9E">
        <w:rPr>
          <w:rFonts w:ascii="Times New Roman" w:eastAsia="Times New Roman" w:hAnsi="Times New Roman" w:cs="Times New Roman"/>
          <w:color w:val="000000"/>
        </w:rPr>
        <w:t xml:space="preserve"> a greater capacity to</w:t>
      </w:r>
      <w:r w:rsidR="002C70B3">
        <w:rPr>
          <w:rFonts w:ascii="Times New Roman" w:eastAsia="Times New Roman" w:hAnsi="Times New Roman" w:cs="Times New Roman"/>
          <w:color w:val="000000"/>
        </w:rPr>
        <w:t xml:space="preserve"> efficiently</w:t>
      </w:r>
      <w:r w:rsidR="0039614B">
        <w:rPr>
          <w:rFonts w:ascii="Times New Roman" w:eastAsia="Times New Roman" w:hAnsi="Times New Roman" w:cs="Times New Roman"/>
          <w:color w:val="000000"/>
        </w:rPr>
        <w:t xml:space="preserve"> forage for scarce</w:t>
      </w:r>
      <w:r w:rsidR="00E70A9E">
        <w:rPr>
          <w:rFonts w:ascii="Times New Roman" w:eastAsia="Times New Roman" w:hAnsi="Times New Roman" w:cs="Times New Roman"/>
          <w:color w:val="000000"/>
        </w:rPr>
        <w:t xml:space="preserve"> water</w:t>
      </w:r>
      <w:r w:rsidR="00912AEC">
        <w:rPr>
          <w:rFonts w:ascii="Times New Roman" w:eastAsia="Times New Roman" w:hAnsi="Times New Roman" w:cs="Times New Roman"/>
          <w:color w:val="000000"/>
        </w:rPr>
        <w:t xml:space="preserve">. </w:t>
      </w:r>
      <w:r w:rsidR="009A0D72">
        <w:rPr>
          <w:rFonts w:ascii="Times New Roman" w:eastAsia="Times New Roman" w:hAnsi="Times New Roman" w:cs="Times New Roman"/>
          <w:color w:val="000000"/>
        </w:rPr>
        <w:t xml:space="preserve">Sourcing seeds from populations that </w:t>
      </w:r>
      <w:del w:id="69" w:author="Zoe Marie Klein" w:date="2023-02-02T08:27:00Z">
        <w:r w:rsidR="009A0D72" w:rsidDel="002259EB">
          <w:rPr>
            <w:rFonts w:ascii="Times New Roman" w:eastAsia="Times New Roman" w:hAnsi="Times New Roman" w:cs="Times New Roman"/>
            <w:color w:val="000000"/>
          </w:rPr>
          <w:delText xml:space="preserve">demonstrate </w:delText>
        </w:r>
        <w:r w:rsidR="0039614B" w:rsidDel="002259EB">
          <w:rPr>
            <w:rFonts w:ascii="Times New Roman" w:eastAsia="Times New Roman" w:hAnsi="Times New Roman" w:cs="Times New Roman"/>
            <w:color w:val="000000"/>
          </w:rPr>
          <w:delText xml:space="preserve"> the</w:delText>
        </w:r>
      </w:del>
      <w:ins w:id="70" w:author="Zoe Marie Klein" w:date="2023-02-02T08:27:00Z">
        <w:r w:rsidR="002259EB">
          <w:rPr>
            <w:rFonts w:ascii="Times New Roman" w:eastAsia="Times New Roman" w:hAnsi="Times New Roman" w:cs="Times New Roman"/>
            <w:color w:val="000000"/>
          </w:rPr>
          <w:t>demonstrate the</w:t>
        </w:r>
      </w:ins>
      <w:r w:rsidR="0039614B">
        <w:rPr>
          <w:rFonts w:ascii="Times New Roman" w:eastAsia="Times New Roman" w:hAnsi="Times New Roman" w:cs="Times New Roman"/>
          <w:color w:val="000000"/>
        </w:rPr>
        <w:t xml:space="preserve"> ability to plastically respond</w:t>
      </w:r>
      <w:r w:rsidR="009A0D72">
        <w:rPr>
          <w:rFonts w:ascii="Times New Roman" w:eastAsia="Times New Roman" w:hAnsi="Times New Roman" w:cs="Times New Roman"/>
          <w:color w:val="000000"/>
        </w:rPr>
        <w:t xml:space="preserve"> to drought conditions</w:t>
      </w:r>
      <w:r w:rsidR="0039614B">
        <w:rPr>
          <w:rFonts w:ascii="Times New Roman" w:eastAsia="Times New Roman" w:hAnsi="Times New Roman" w:cs="Times New Roman"/>
          <w:color w:val="000000"/>
        </w:rPr>
        <w:t xml:space="preserve"> </w:t>
      </w:r>
      <w:r w:rsidR="009A0D72">
        <w:rPr>
          <w:rFonts w:ascii="Times New Roman" w:eastAsia="Times New Roman" w:hAnsi="Times New Roman" w:cs="Times New Roman"/>
          <w:color w:val="000000"/>
        </w:rPr>
        <w:t xml:space="preserve">will </w:t>
      </w:r>
      <w:r w:rsidR="0039614B">
        <w:rPr>
          <w:rFonts w:ascii="Times New Roman" w:eastAsia="Times New Roman" w:hAnsi="Times New Roman" w:cs="Times New Roman"/>
          <w:color w:val="000000"/>
        </w:rPr>
        <w:t>improve the success and resilience of restoration outcomes under future conditions</w:t>
      </w:r>
      <w:r w:rsidR="009A0D72">
        <w:rPr>
          <w:rFonts w:ascii="Times New Roman" w:eastAsia="Times New Roman" w:hAnsi="Times New Roman" w:cs="Times New Roman"/>
          <w:color w:val="000000"/>
        </w:rPr>
        <w:t xml:space="preserve">. </w:t>
      </w:r>
    </w:p>
    <w:p w14:paraId="6A3933C8" w14:textId="0A2FE023" w:rsidR="001C3A19" w:rsidRPr="006022B2" w:rsidRDefault="00C72E92" w:rsidP="001C3A19">
      <w:pPr>
        <w:spacing w:line="480" w:lineRule="auto"/>
        <w:jc w:val="both"/>
        <w:rPr>
          <w:rFonts w:ascii="Times New Roman" w:eastAsia="Times New Roman" w:hAnsi="Times New Roman" w:cs="Times New Roman"/>
          <w:i/>
          <w:iCs/>
        </w:rPr>
      </w:pPr>
      <w:r>
        <w:rPr>
          <w:rFonts w:ascii="Times New Roman" w:eastAsia="Times New Roman" w:hAnsi="Times New Roman" w:cs="Times New Roman"/>
          <w:b/>
          <w:bCs/>
          <w:i/>
          <w:iCs/>
          <w:color w:val="000000"/>
        </w:rPr>
        <w:t xml:space="preserve">Role </w:t>
      </w:r>
      <w:r w:rsidR="001808C9">
        <w:rPr>
          <w:rFonts w:ascii="Times New Roman" w:eastAsia="Times New Roman" w:hAnsi="Times New Roman" w:cs="Times New Roman"/>
          <w:b/>
          <w:bCs/>
          <w:i/>
          <w:iCs/>
          <w:color w:val="000000"/>
        </w:rPr>
        <w:t xml:space="preserve">of </w:t>
      </w:r>
      <w:r w:rsidR="001808C9" w:rsidRPr="006022B2">
        <w:rPr>
          <w:rFonts w:ascii="Times New Roman" w:eastAsia="Times New Roman" w:hAnsi="Times New Roman" w:cs="Times New Roman"/>
          <w:b/>
          <w:bCs/>
          <w:i/>
          <w:iCs/>
          <w:color w:val="000000"/>
        </w:rPr>
        <w:t>Local</w:t>
      </w:r>
      <w:r w:rsidR="004A20CF" w:rsidRPr="006022B2">
        <w:rPr>
          <w:rFonts w:ascii="Times New Roman" w:eastAsia="Times New Roman" w:hAnsi="Times New Roman" w:cs="Times New Roman"/>
          <w:b/>
          <w:bCs/>
          <w:i/>
          <w:iCs/>
          <w:color w:val="000000"/>
        </w:rPr>
        <w:t xml:space="preserve"> Adaptation</w:t>
      </w:r>
      <w:r w:rsidR="001C3A19" w:rsidRPr="006022B2">
        <w:rPr>
          <w:rFonts w:ascii="Times New Roman" w:eastAsia="Times New Roman" w:hAnsi="Times New Roman" w:cs="Times New Roman"/>
          <w:b/>
          <w:bCs/>
          <w:i/>
          <w:iCs/>
          <w:color w:val="000000"/>
        </w:rPr>
        <w:t xml:space="preserve"> </w:t>
      </w:r>
      <w:r w:rsidR="00681526">
        <w:rPr>
          <w:rFonts w:ascii="Times New Roman" w:eastAsia="Times New Roman" w:hAnsi="Times New Roman" w:cs="Times New Roman"/>
          <w:b/>
          <w:bCs/>
          <w:i/>
          <w:iCs/>
          <w:color w:val="000000"/>
        </w:rPr>
        <w:t>in Plant</w:t>
      </w:r>
      <w:r>
        <w:rPr>
          <w:rFonts w:ascii="Times New Roman" w:eastAsia="Times New Roman" w:hAnsi="Times New Roman" w:cs="Times New Roman"/>
          <w:b/>
          <w:bCs/>
          <w:i/>
          <w:iCs/>
          <w:color w:val="000000"/>
        </w:rPr>
        <w:t xml:space="preserve"> </w:t>
      </w:r>
      <w:r w:rsidR="00FB7AE5">
        <w:rPr>
          <w:rFonts w:ascii="Times New Roman" w:eastAsia="Times New Roman" w:hAnsi="Times New Roman" w:cs="Times New Roman"/>
          <w:b/>
          <w:bCs/>
          <w:i/>
          <w:iCs/>
          <w:color w:val="000000"/>
        </w:rPr>
        <w:t>P</w:t>
      </w:r>
      <w:r>
        <w:rPr>
          <w:rFonts w:ascii="Times New Roman" w:eastAsia="Times New Roman" w:hAnsi="Times New Roman" w:cs="Times New Roman"/>
          <w:b/>
          <w:bCs/>
          <w:i/>
          <w:iCs/>
          <w:color w:val="000000"/>
        </w:rPr>
        <w:t>erformance</w:t>
      </w:r>
    </w:p>
    <w:p w14:paraId="556E17FD" w14:textId="48CA512A" w:rsidR="00E06C01" w:rsidRPr="00472222" w:rsidRDefault="00E06C01" w:rsidP="009A0D72">
      <w:pPr>
        <w:spacing w:line="480" w:lineRule="auto"/>
        <w:ind w:firstLine="720"/>
        <w:jc w:val="both"/>
        <w:rPr>
          <w:rFonts w:ascii="Times New Roman" w:eastAsia="Times New Roman" w:hAnsi="Times New Roman" w:cs="Times New Roman"/>
          <w:color w:val="000000"/>
        </w:rPr>
      </w:pPr>
      <w:r w:rsidRPr="00E06C01">
        <w:rPr>
          <w:rFonts w:ascii="Times New Roman" w:eastAsia="Times New Roman" w:hAnsi="Times New Roman" w:cs="Times New Roman"/>
          <w:color w:val="000000"/>
        </w:rPr>
        <w:t xml:space="preserve">It is </w:t>
      </w:r>
      <w:commentRangeStart w:id="71"/>
      <w:r w:rsidRPr="00E06C01">
        <w:rPr>
          <w:rFonts w:ascii="Times New Roman" w:eastAsia="Times New Roman" w:hAnsi="Times New Roman" w:cs="Times New Roman"/>
          <w:color w:val="000000"/>
        </w:rPr>
        <w:t>commonly assumed</w:t>
      </w:r>
      <w:r w:rsidR="00681526">
        <w:rPr>
          <w:rFonts w:ascii="Times New Roman" w:eastAsia="Times New Roman" w:hAnsi="Times New Roman" w:cs="Times New Roman"/>
          <w:color w:val="000000"/>
        </w:rPr>
        <w:t>, and many studies indicate,</w:t>
      </w:r>
      <w:r w:rsidRPr="00E06C01">
        <w:rPr>
          <w:rFonts w:ascii="Times New Roman" w:eastAsia="Times New Roman" w:hAnsi="Times New Roman" w:cs="Times New Roman"/>
          <w:color w:val="000000"/>
        </w:rPr>
        <w:t xml:space="preserve"> that when plants are locally adapted, they </w:t>
      </w:r>
      <w:r w:rsidR="00681526">
        <w:rPr>
          <w:rFonts w:ascii="Times New Roman" w:eastAsia="Times New Roman" w:hAnsi="Times New Roman" w:cs="Times New Roman"/>
          <w:color w:val="000000"/>
        </w:rPr>
        <w:t xml:space="preserve">will </w:t>
      </w:r>
      <w:r w:rsidRPr="00E06C01">
        <w:rPr>
          <w:rFonts w:ascii="Times New Roman" w:eastAsia="Times New Roman" w:hAnsi="Times New Roman" w:cs="Times New Roman"/>
          <w:color w:val="000000"/>
        </w:rPr>
        <w:t xml:space="preserve">perform better when planted </w:t>
      </w:r>
      <w:r w:rsidR="0039614B">
        <w:rPr>
          <w:rFonts w:ascii="Times New Roman" w:eastAsia="Times New Roman" w:hAnsi="Times New Roman" w:cs="Times New Roman"/>
          <w:color w:val="000000"/>
        </w:rPr>
        <w:t xml:space="preserve">in geographically close locations </w:t>
      </w:r>
      <w:r w:rsidR="00681526">
        <w:rPr>
          <w:rFonts w:ascii="Times New Roman" w:eastAsia="Times New Roman" w:hAnsi="Times New Roman" w:cs="Times New Roman"/>
          <w:color w:val="000000"/>
        </w:rPr>
        <w:t>compared to plants that are sourced from more distant locations</w:t>
      </w:r>
      <w:commentRangeEnd w:id="71"/>
      <w:r w:rsidR="008C2E70">
        <w:rPr>
          <w:rStyle w:val="CommentReference"/>
        </w:rPr>
        <w:commentReference w:id="71"/>
      </w:r>
      <w:r w:rsidR="0039614B">
        <w:rPr>
          <w:rFonts w:ascii="Times New Roman" w:eastAsia="Times New Roman" w:hAnsi="Times New Roman" w:cs="Times New Roman"/>
          <w:color w:val="000000"/>
        </w:rPr>
        <w:t xml:space="preserve"> and that distantly sourced seed may introduce maladaptation to local populations</w:t>
      </w:r>
      <w:r w:rsidRPr="00E06C01">
        <w:rPr>
          <w:rFonts w:ascii="Times New Roman" w:eastAsia="Times New Roman" w:hAnsi="Times New Roman" w:cs="Times New Roman"/>
          <w:color w:val="000000"/>
        </w:rPr>
        <w:t>.</w:t>
      </w:r>
      <w:r w:rsidR="0039614B">
        <w:rPr>
          <w:rFonts w:ascii="Times New Roman" w:eastAsia="Times New Roman" w:hAnsi="Times New Roman" w:cs="Times New Roman"/>
          <w:color w:val="000000"/>
        </w:rPr>
        <w:t xml:space="preserve">  Seed-transfer zones rely explicitly on this spatial assumption (Bower </w:t>
      </w:r>
      <w:commentRangeStart w:id="72"/>
      <w:r w:rsidR="0039614B">
        <w:rPr>
          <w:rFonts w:ascii="Times New Roman" w:eastAsia="Times New Roman" w:hAnsi="Times New Roman" w:cs="Times New Roman"/>
          <w:color w:val="000000"/>
        </w:rPr>
        <w:t>2014</w:t>
      </w:r>
      <w:commentRangeEnd w:id="72"/>
      <w:r w:rsidR="0039614B">
        <w:rPr>
          <w:rStyle w:val="CommentReference"/>
        </w:rPr>
        <w:commentReference w:id="72"/>
      </w:r>
      <w:r w:rsidR="0039614B">
        <w:rPr>
          <w:rFonts w:ascii="Times New Roman" w:eastAsia="Times New Roman" w:hAnsi="Times New Roman" w:cs="Times New Roman"/>
          <w:color w:val="000000"/>
        </w:rPr>
        <w:t>).</w:t>
      </w:r>
      <w:r w:rsidRPr="00E06C01">
        <w:rPr>
          <w:rFonts w:ascii="Times New Roman" w:eastAsia="Times New Roman" w:hAnsi="Times New Roman" w:cs="Times New Roman"/>
          <w:color w:val="000000"/>
        </w:rPr>
        <w:t xml:space="preserve"> However, local adaptation based on proximity may be less common in plants than assumed (</w:t>
      </w:r>
      <w:proofErr w:type="spellStart"/>
      <w:r w:rsidRPr="00E06C01">
        <w:rPr>
          <w:rFonts w:ascii="Times New Roman" w:eastAsia="Times New Roman" w:hAnsi="Times New Roman" w:cs="Times New Roman"/>
          <w:color w:val="000000"/>
        </w:rPr>
        <w:t>Leimu</w:t>
      </w:r>
      <w:proofErr w:type="spellEnd"/>
      <w:r w:rsidRPr="00E06C01">
        <w:rPr>
          <w:rFonts w:ascii="Times New Roman" w:eastAsia="Times New Roman" w:hAnsi="Times New Roman" w:cs="Times New Roman"/>
          <w:color w:val="000000"/>
        </w:rPr>
        <w:t xml:space="preserve"> and Fischer, 2008)</w:t>
      </w:r>
      <w:r w:rsidR="00DF7EF2">
        <w:rPr>
          <w:rFonts w:ascii="Times New Roman" w:eastAsia="Times New Roman" w:hAnsi="Times New Roman" w:cs="Times New Roman"/>
          <w:color w:val="000000"/>
        </w:rPr>
        <w:t xml:space="preserve"> and recent studies have found that rates of climate change are outstripping rates of local adaptation (Anderson and </w:t>
      </w:r>
      <w:proofErr w:type="spellStart"/>
      <w:r w:rsidR="00DF7EF2">
        <w:rPr>
          <w:rFonts w:ascii="Times New Roman" w:eastAsia="Times New Roman" w:hAnsi="Times New Roman" w:cs="Times New Roman"/>
          <w:color w:val="000000"/>
        </w:rPr>
        <w:t>Adgymar</w:t>
      </w:r>
      <w:proofErr w:type="spellEnd"/>
      <w:r w:rsidR="00DF7EF2">
        <w:rPr>
          <w:rFonts w:ascii="Times New Roman" w:eastAsia="Times New Roman" w:hAnsi="Times New Roman" w:cs="Times New Roman"/>
          <w:color w:val="000000"/>
        </w:rPr>
        <w:t xml:space="preserve"> 20</w:t>
      </w:r>
      <w:r w:rsidR="00CF153D">
        <w:rPr>
          <w:rFonts w:ascii="Times New Roman" w:eastAsia="Times New Roman" w:hAnsi="Times New Roman" w:cs="Times New Roman"/>
          <w:color w:val="000000"/>
        </w:rPr>
        <w:t>20</w:t>
      </w:r>
      <w:r w:rsidR="008C2E70">
        <w:rPr>
          <w:rFonts w:ascii="Times New Roman" w:eastAsia="Times New Roman" w:hAnsi="Times New Roman" w:cs="Times New Roman"/>
          <w:color w:val="000000"/>
        </w:rPr>
        <w:t>)</w:t>
      </w:r>
      <w:r w:rsidR="00DF7EF2">
        <w:rPr>
          <w:rFonts w:ascii="Times New Roman" w:eastAsia="Times New Roman" w:hAnsi="Times New Roman" w:cs="Times New Roman"/>
          <w:color w:val="000000"/>
        </w:rPr>
        <w:t>, which raises new challenges when sourcing plant materials for restoration</w:t>
      </w:r>
      <w:r w:rsidRPr="00E06C01">
        <w:rPr>
          <w:rFonts w:ascii="Times New Roman" w:eastAsia="Times New Roman" w:hAnsi="Times New Roman" w:cs="Times New Roman"/>
          <w:color w:val="000000"/>
        </w:rPr>
        <w:t>. Our study demonstrates that local adaptation does not act equally across traits. Of the measured performance</w:t>
      </w:r>
      <w:r w:rsidR="00DF7EF2">
        <w:rPr>
          <w:rFonts w:ascii="Times New Roman" w:eastAsia="Times New Roman" w:hAnsi="Times New Roman" w:cs="Times New Roman"/>
          <w:color w:val="000000"/>
        </w:rPr>
        <w:t xml:space="preserve"> and growth</w:t>
      </w:r>
      <w:r w:rsidRPr="00E06C01">
        <w:rPr>
          <w:rFonts w:ascii="Times New Roman" w:eastAsia="Times New Roman" w:hAnsi="Times New Roman" w:cs="Times New Roman"/>
          <w:color w:val="000000"/>
        </w:rPr>
        <w:t xml:space="preserve"> metrics</w:t>
      </w:r>
      <w:r w:rsidR="00472222">
        <w:rPr>
          <w:rFonts w:ascii="Times New Roman" w:eastAsia="Times New Roman" w:hAnsi="Times New Roman" w:cs="Times New Roman"/>
          <w:color w:val="000000"/>
        </w:rPr>
        <w:t xml:space="preserve"> </w:t>
      </w:r>
      <w:r w:rsidR="003E4205">
        <w:rPr>
          <w:rFonts w:ascii="Times New Roman" w:eastAsia="Times New Roman" w:hAnsi="Times New Roman" w:cs="Times New Roman"/>
          <w:color w:val="000000"/>
        </w:rPr>
        <w:t xml:space="preserve">only </w:t>
      </w:r>
      <w:r w:rsidR="0039614B">
        <w:rPr>
          <w:rFonts w:ascii="Times New Roman" w:eastAsia="Times New Roman" w:hAnsi="Times New Roman" w:cs="Times New Roman"/>
          <w:color w:val="000000"/>
        </w:rPr>
        <w:t xml:space="preserve">the number of individuals flowering was negatively correlated with distance between collection site and the common garden. </w:t>
      </w:r>
      <w:r w:rsidR="00472222">
        <w:rPr>
          <w:rFonts w:ascii="Times New Roman" w:eastAsia="Times New Roman" w:hAnsi="Times New Roman" w:cs="Times New Roman"/>
          <w:color w:val="000000"/>
        </w:rPr>
        <w:t xml:space="preserve">While of little importance for self-pollinating </w:t>
      </w:r>
      <w:r w:rsidR="00472222">
        <w:rPr>
          <w:rFonts w:ascii="Times New Roman" w:eastAsia="Times New Roman" w:hAnsi="Times New Roman" w:cs="Times New Roman"/>
          <w:i/>
          <w:iCs/>
          <w:color w:val="000000"/>
        </w:rPr>
        <w:t>P. patagonica</w:t>
      </w:r>
      <w:r w:rsidR="00472222">
        <w:rPr>
          <w:rFonts w:ascii="Times New Roman" w:eastAsia="Times New Roman" w:hAnsi="Times New Roman" w:cs="Times New Roman"/>
          <w:color w:val="000000"/>
        </w:rPr>
        <w:t xml:space="preserve"> such shifts in phenology, if common, could have larger consequences for pollinator-dependent plants or restoration efforts aimed at enhancing pollinator habitat by introducing significant phenological mismatch </w:t>
      </w:r>
      <w:r w:rsidR="00472222" w:rsidRPr="00472222">
        <w:rPr>
          <w:rFonts w:ascii="Times New Roman" w:eastAsia="Times New Roman" w:hAnsi="Times New Roman" w:cs="Times New Roman"/>
          <w:color w:val="000000"/>
          <w:highlight w:val="yellow"/>
        </w:rPr>
        <w:t>(</w:t>
      </w:r>
      <w:proofErr w:type="spellStart"/>
      <w:r w:rsidR="00472222" w:rsidRPr="00472222">
        <w:rPr>
          <w:rFonts w:ascii="Times New Roman" w:eastAsia="Times New Roman" w:hAnsi="Times New Roman" w:cs="Times New Roman"/>
          <w:color w:val="000000"/>
          <w:highlight w:val="yellow"/>
        </w:rPr>
        <w:t>Bucharova</w:t>
      </w:r>
      <w:proofErr w:type="spellEnd"/>
      <w:r w:rsidR="00472222" w:rsidRPr="00472222">
        <w:rPr>
          <w:rFonts w:ascii="Times New Roman" w:eastAsia="Times New Roman" w:hAnsi="Times New Roman" w:cs="Times New Roman"/>
          <w:color w:val="000000"/>
          <w:highlight w:val="yellow"/>
        </w:rPr>
        <w:t xml:space="preserve"> XXX)</w:t>
      </w:r>
      <w:r w:rsidR="00472222">
        <w:rPr>
          <w:rFonts w:ascii="Times New Roman" w:eastAsia="Times New Roman" w:hAnsi="Times New Roman" w:cs="Times New Roman"/>
          <w:color w:val="000000"/>
        </w:rPr>
        <w:t>.  Further examination of the assumptions underlying seed transfer zones and local seed collection are critically important as practitioners attempt to restore assemblages and functions in the face of climate change.</w:t>
      </w:r>
    </w:p>
    <w:p w14:paraId="3D1A60D5" w14:textId="433738AD" w:rsidR="0039614B" w:rsidRDefault="005054AB" w:rsidP="0039614B">
      <w:pPr>
        <w:spacing w:line="480" w:lineRule="auto"/>
        <w:jc w:val="both"/>
        <w:rPr>
          <w:rFonts w:ascii="Times New Roman" w:eastAsia="Times New Roman" w:hAnsi="Times New Roman" w:cs="Times New Roman"/>
          <w:color w:val="000000"/>
        </w:rPr>
      </w:pPr>
      <w:ins w:id="73" w:author="Zoe Marie Klein" w:date="2023-02-01T07:58:00Z">
        <w:r>
          <w:rPr>
            <w:rFonts w:ascii="Times New Roman" w:eastAsia="Times New Roman" w:hAnsi="Times New Roman" w:cs="Times New Roman"/>
            <w:b/>
            <w:bCs/>
            <w:color w:val="000000"/>
            <w:u w:val="single"/>
          </w:rPr>
          <w:tab/>
        </w:r>
      </w:ins>
      <w:del w:id="74" w:author="Zoe Marie Klein" w:date="2023-02-01T07:58:00Z">
        <w:r w:rsidR="0039614B" w:rsidDel="005054AB">
          <w:rPr>
            <w:rFonts w:ascii="Times New Roman" w:eastAsia="Times New Roman" w:hAnsi="Times New Roman" w:cs="Times New Roman"/>
            <w:b/>
            <w:bCs/>
            <w:color w:val="000000"/>
            <w:u w:val="single"/>
          </w:rPr>
          <w:tab/>
        </w:r>
      </w:del>
      <w:r w:rsidR="001C3A19" w:rsidRPr="004A20CF">
        <w:rPr>
          <w:rFonts w:ascii="Times New Roman" w:eastAsia="Times New Roman" w:hAnsi="Times New Roman" w:cs="Times New Roman"/>
          <w:color w:val="000000"/>
        </w:rPr>
        <w:t xml:space="preserve">Overall, we conclude that </w:t>
      </w:r>
      <w:r w:rsidR="00472222">
        <w:rPr>
          <w:rFonts w:ascii="Times New Roman" w:eastAsia="Times New Roman" w:hAnsi="Times New Roman" w:cs="Times New Roman"/>
          <w:color w:val="000000"/>
        </w:rPr>
        <w:t>seed collection site</w:t>
      </w:r>
      <w:r w:rsidR="001C3A19" w:rsidRPr="004A20CF">
        <w:rPr>
          <w:rFonts w:ascii="Times New Roman" w:eastAsia="Times New Roman" w:hAnsi="Times New Roman" w:cs="Times New Roman"/>
          <w:color w:val="000000"/>
        </w:rPr>
        <w:t xml:space="preserve"> environment</w:t>
      </w:r>
      <w:r w:rsidR="00472222">
        <w:rPr>
          <w:rFonts w:ascii="Times New Roman" w:eastAsia="Times New Roman" w:hAnsi="Times New Roman" w:cs="Times New Roman"/>
          <w:color w:val="000000"/>
        </w:rPr>
        <w:t xml:space="preserve"> has strong impacts on plant performance under drought conditions.</w:t>
      </w:r>
      <w:r w:rsidR="001C3A19" w:rsidRPr="004A20CF">
        <w:rPr>
          <w:rFonts w:ascii="Times New Roman" w:eastAsia="Times New Roman" w:hAnsi="Times New Roman" w:cs="Times New Roman"/>
          <w:color w:val="000000"/>
        </w:rPr>
        <w:t xml:space="preserve"> We found (a) populations from predictable environments </w:t>
      </w:r>
      <w:del w:id="75" w:author="Zoe Marie Klein" w:date="2023-02-02T08:29:00Z">
        <w:r w:rsidR="001C3A19" w:rsidRPr="004A20CF" w:rsidDel="00F21D6E">
          <w:rPr>
            <w:rFonts w:ascii="Times New Roman" w:eastAsia="Times New Roman" w:hAnsi="Times New Roman" w:cs="Times New Roman"/>
            <w:color w:val="000000"/>
          </w:rPr>
          <w:lastRenderedPageBreak/>
          <w:delText xml:space="preserve">have the capacity </w:delText>
        </w:r>
      </w:del>
      <w:r w:rsidR="00472222">
        <w:rPr>
          <w:rFonts w:ascii="Times New Roman" w:eastAsia="Times New Roman" w:hAnsi="Times New Roman" w:cs="Times New Roman"/>
          <w:color w:val="000000"/>
        </w:rPr>
        <w:t>have</w:t>
      </w:r>
      <w:r w:rsidR="00FE4672">
        <w:rPr>
          <w:rFonts w:ascii="Times New Roman" w:eastAsia="Times New Roman" w:hAnsi="Times New Roman" w:cs="Times New Roman"/>
          <w:color w:val="000000"/>
        </w:rPr>
        <w:t xml:space="preserve"> higher survivorship</w:t>
      </w:r>
      <w:r w:rsidR="00472222">
        <w:rPr>
          <w:rFonts w:ascii="Times New Roman" w:eastAsia="Times New Roman" w:hAnsi="Times New Roman" w:cs="Times New Roman"/>
          <w:color w:val="000000"/>
        </w:rPr>
        <w:t xml:space="preserve"> and collection site temperature and precipitation significantly influence growth-rate, reproduction, and drought strategy </w:t>
      </w:r>
      <w:r w:rsidR="001C3A19" w:rsidRPr="004A20CF">
        <w:rPr>
          <w:rFonts w:ascii="Times New Roman" w:eastAsia="Times New Roman" w:hAnsi="Times New Roman" w:cs="Times New Roman"/>
          <w:color w:val="000000"/>
        </w:rPr>
        <w:t>(b) home environment</w:t>
      </w:r>
      <w:r w:rsidR="000F52C3">
        <w:rPr>
          <w:rFonts w:ascii="Times New Roman" w:eastAsia="Times New Roman" w:hAnsi="Times New Roman" w:cs="Times New Roman"/>
          <w:color w:val="000000"/>
        </w:rPr>
        <w:t>, specifically temperature,</w:t>
      </w:r>
      <w:r w:rsidR="001C3A19" w:rsidRPr="004A20CF">
        <w:rPr>
          <w:rFonts w:ascii="Times New Roman" w:eastAsia="Times New Roman" w:hAnsi="Times New Roman" w:cs="Times New Roman"/>
          <w:color w:val="000000"/>
        </w:rPr>
        <w:t xml:space="preserve"> influences population-level drought responses in biomass allocation and plasticity, and (c) signals of local adaptation are weak for </w:t>
      </w:r>
      <w:r w:rsidR="001C3A19" w:rsidRPr="004A20CF">
        <w:rPr>
          <w:rFonts w:ascii="Times New Roman" w:eastAsia="Times New Roman" w:hAnsi="Times New Roman" w:cs="Times New Roman"/>
          <w:i/>
          <w:iCs/>
          <w:color w:val="000000"/>
        </w:rPr>
        <w:t>P. patagonica</w:t>
      </w:r>
      <w:r w:rsidR="001C3A19" w:rsidRPr="004A20CF">
        <w:rPr>
          <w:rFonts w:ascii="Times New Roman" w:eastAsia="Times New Roman" w:hAnsi="Times New Roman" w:cs="Times New Roman"/>
          <w:color w:val="000000"/>
        </w:rPr>
        <w:t xml:space="preserve">. </w:t>
      </w:r>
      <w:r w:rsidR="000F52C3">
        <w:rPr>
          <w:rFonts w:ascii="Times New Roman" w:eastAsia="Times New Roman" w:hAnsi="Times New Roman" w:cs="Times New Roman"/>
          <w:color w:val="000000"/>
        </w:rPr>
        <w:t>In the future, restoration practi</w:t>
      </w:r>
      <w:r w:rsidR="00867A23">
        <w:rPr>
          <w:rFonts w:ascii="Times New Roman" w:eastAsia="Times New Roman" w:hAnsi="Times New Roman" w:cs="Times New Roman"/>
          <w:color w:val="000000"/>
        </w:rPr>
        <w:t>ti</w:t>
      </w:r>
      <w:r w:rsidR="000F52C3">
        <w:rPr>
          <w:rFonts w:ascii="Times New Roman" w:eastAsia="Times New Roman" w:hAnsi="Times New Roman" w:cs="Times New Roman"/>
          <w:color w:val="000000"/>
        </w:rPr>
        <w:t>oners, seed-collectors, and seed-increase operations should carefully consider the role of seed-source environmental characteristics and variability when selecting and growing seeds.  Our finding that predictable rainfall environments lead to higher plant survival, even under drought conditions, are especially promising for seed-increase operations, where irrigation may be used to improve seed production.</w:t>
      </w:r>
      <w:r w:rsidR="001C3A19" w:rsidRPr="004A20CF">
        <w:rPr>
          <w:rFonts w:ascii="Times New Roman" w:eastAsia="Times New Roman" w:hAnsi="Times New Roman" w:cs="Times New Roman"/>
          <w:color w:val="000000"/>
        </w:rPr>
        <w:t xml:space="preserve"> </w:t>
      </w:r>
    </w:p>
    <w:p w14:paraId="37DB0E64" w14:textId="32BB53EF" w:rsidR="009A0996" w:rsidRDefault="009A0996" w:rsidP="0039614B">
      <w:pPr>
        <w:spacing w:line="480" w:lineRule="auto"/>
        <w:jc w:val="both"/>
        <w:rPr>
          <w:rFonts w:ascii="Times New Roman" w:eastAsia="Times New Roman" w:hAnsi="Times New Roman" w:cs="Times New Roman"/>
          <w:color w:val="000000"/>
        </w:rPr>
      </w:pPr>
    </w:p>
    <w:p w14:paraId="578FB809" w14:textId="49029691" w:rsidR="009A0996" w:rsidRDefault="009A0996" w:rsidP="0039614B">
      <w:pPr>
        <w:spacing w:line="480" w:lineRule="auto"/>
        <w:jc w:val="both"/>
        <w:rPr>
          <w:rFonts w:ascii="Times New Roman" w:eastAsia="Times New Roman" w:hAnsi="Times New Roman" w:cs="Times New Roman"/>
          <w:color w:val="000000"/>
        </w:rPr>
      </w:pPr>
    </w:p>
    <w:p w14:paraId="00D9045A" w14:textId="5D22C358" w:rsidR="009A0996" w:rsidRDefault="009A0996" w:rsidP="0039614B">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Table 1</w:t>
      </w:r>
      <w:r w:rsidRPr="00245B05">
        <w:rPr>
          <w:rFonts w:ascii="Times New Roman" w:eastAsia="Times New Roman" w:hAnsi="Times New Roman" w:cs="Times New Roman"/>
          <w:noProof/>
        </w:rPr>
        <w:drawing>
          <wp:anchor distT="0" distB="0" distL="114300" distR="114300" simplePos="0" relativeHeight="251739136" behindDoc="0" locked="0" layoutInCell="1" allowOverlap="1" wp14:anchorId="048795C2" wp14:editId="3B354A37">
            <wp:simplePos x="0" y="0"/>
            <wp:positionH relativeFrom="column">
              <wp:posOffset>0</wp:posOffset>
            </wp:positionH>
            <wp:positionV relativeFrom="paragraph">
              <wp:posOffset>358140</wp:posOffset>
            </wp:positionV>
            <wp:extent cx="2997200" cy="4279900"/>
            <wp:effectExtent l="0" t="0" r="0" b="0"/>
            <wp:wrapTight wrapText="bothSides">
              <wp:wrapPolygon edited="0">
                <wp:start x="549" y="192"/>
                <wp:lineTo x="641" y="21280"/>
                <wp:lineTo x="20776" y="21280"/>
                <wp:lineTo x="20776" y="192"/>
                <wp:lineTo x="549" y="19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7200" cy="4279900"/>
                    </a:xfrm>
                    <a:prstGeom prst="rect">
                      <a:avLst/>
                    </a:prstGeom>
                  </pic:spPr>
                </pic:pic>
              </a:graphicData>
            </a:graphic>
          </wp:anchor>
        </w:drawing>
      </w:r>
    </w:p>
    <w:p w14:paraId="0A365C3E" w14:textId="342106DF" w:rsidR="009A0996" w:rsidRDefault="009A0996" w:rsidP="0039614B">
      <w:pPr>
        <w:spacing w:line="480" w:lineRule="auto"/>
        <w:jc w:val="both"/>
        <w:rPr>
          <w:rFonts w:ascii="Times New Roman" w:eastAsia="Times New Roman" w:hAnsi="Times New Roman" w:cs="Times New Roman"/>
          <w:color w:val="000000"/>
        </w:rPr>
      </w:pPr>
    </w:p>
    <w:p w14:paraId="1D84FC73" w14:textId="77777777" w:rsidR="009A0996" w:rsidRDefault="009A0996" w:rsidP="0039614B">
      <w:pPr>
        <w:spacing w:line="480" w:lineRule="auto"/>
        <w:jc w:val="both"/>
        <w:rPr>
          <w:noProof/>
        </w:rPr>
      </w:pPr>
    </w:p>
    <w:p w14:paraId="236942A2" w14:textId="77777777" w:rsidR="009A0996" w:rsidRDefault="009A0996" w:rsidP="0039614B">
      <w:pPr>
        <w:spacing w:line="480" w:lineRule="auto"/>
        <w:jc w:val="both"/>
        <w:rPr>
          <w:noProof/>
        </w:rPr>
      </w:pPr>
    </w:p>
    <w:p w14:paraId="71C64FF1" w14:textId="77777777" w:rsidR="009A0996" w:rsidRDefault="009A0996" w:rsidP="0039614B">
      <w:pPr>
        <w:spacing w:line="480" w:lineRule="auto"/>
        <w:jc w:val="both"/>
        <w:rPr>
          <w:noProof/>
        </w:rPr>
      </w:pPr>
    </w:p>
    <w:p w14:paraId="5488A3F0" w14:textId="77777777" w:rsidR="009A0996" w:rsidRDefault="009A0996" w:rsidP="0039614B">
      <w:pPr>
        <w:spacing w:line="480" w:lineRule="auto"/>
        <w:jc w:val="both"/>
        <w:rPr>
          <w:noProof/>
        </w:rPr>
      </w:pPr>
    </w:p>
    <w:p w14:paraId="50066D40" w14:textId="77777777" w:rsidR="009A0996" w:rsidRDefault="009A0996" w:rsidP="0039614B">
      <w:pPr>
        <w:spacing w:line="480" w:lineRule="auto"/>
        <w:jc w:val="both"/>
        <w:rPr>
          <w:noProof/>
        </w:rPr>
      </w:pPr>
    </w:p>
    <w:p w14:paraId="19802EAA" w14:textId="77777777" w:rsidR="009A0996" w:rsidRDefault="009A0996" w:rsidP="0039614B">
      <w:pPr>
        <w:spacing w:line="480" w:lineRule="auto"/>
        <w:jc w:val="both"/>
        <w:rPr>
          <w:noProof/>
        </w:rPr>
      </w:pPr>
    </w:p>
    <w:p w14:paraId="47B6170A" w14:textId="77777777" w:rsidR="009A0996" w:rsidRDefault="009A0996" w:rsidP="0039614B">
      <w:pPr>
        <w:spacing w:line="480" w:lineRule="auto"/>
        <w:jc w:val="both"/>
        <w:rPr>
          <w:noProof/>
        </w:rPr>
      </w:pPr>
    </w:p>
    <w:p w14:paraId="058E0123" w14:textId="77777777" w:rsidR="009A0996" w:rsidRDefault="009A0996" w:rsidP="0039614B">
      <w:pPr>
        <w:spacing w:line="480" w:lineRule="auto"/>
        <w:jc w:val="both"/>
        <w:rPr>
          <w:noProof/>
        </w:rPr>
      </w:pPr>
    </w:p>
    <w:p w14:paraId="6E4C350A" w14:textId="77777777" w:rsidR="009A0996" w:rsidRDefault="009A0996" w:rsidP="0039614B">
      <w:pPr>
        <w:spacing w:line="480" w:lineRule="auto"/>
        <w:jc w:val="both"/>
        <w:rPr>
          <w:noProof/>
        </w:rPr>
      </w:pPr>
    </w:p>
    <w:p w14:paraId="388941A5" w14:textId="77777777" w:rsidR="009A0996" w:rsidRDefault="009A0996" w:rsidP="0039614B">
      <w:pPr>
        <w:spacing w:line="480" w:lineRule="auto"/>
        <w:jc w:val="both"/>
        <w:rPr>
          <w:noProof/>
        </w:rPr>
      </w:pPr>
    </w:p>
    <w:p w14:paraId="7A163ECA" w14:textId="77777777" w:rsidR="009A0996" w:rsidRDefault="009A0996" w:rsidP="0039614B">
      <w:pPr>
        <w:spacing w:line="480" w:lineRule="auto"/>
        <w:jc w:val="both"/>
        <w:rPr>
          <w:noProof/>
        </w:rPr>
      </w:pPr>
    </w:p>
    <w:p w14:paraId="054BC92B" w14:textId="206E8730" w:rsidR="009A0996" w:rsidRDefault="009A0996" w:rsidP="0039614B">
      <w:pPr>
        <w:spacing w:line="480" w:lineRule="auto"/>
        <w:jc w:val="both"/>
        <w:rPr>
          <w:noProof/>
        </w:rPr>
      </w:pPr>
    </w:p>
    <w:p w14:paraId="4606E799" w14:textId="77777777" w:rsidR="009A0996" w:rsidRDefault="009A0996" w:rsidP="0039614B">
      <w:pPr>
        <w:spacing w:line="480" w:lineRule="auto"/>
        <w:jc w:val="both"/>
        <w:rPr>
          <w:noProof/>
        </w:rPr>
      </w:pPr>
    </w:p>
    <w:p w14:paraId="06DA1D81" w14:textId="77777777" w:rsidR="009A0996" w:rsidRDefault="009A0996" w:rsidP="0039614B">
      <w:pPr>
        <w:spacing w:line="480" w:lineRule="auto"/>
        <w:jc w:val="both"/>
        <w:rPr>
          <w:noProof/>
        </w:rPr>
      </w:pPr>
    </w:p>
    <w:p w14:paraId="30B9A8F0" w14:textId="77777777" w:rsidR="009A0996" w:rsidRDefault="009A0996" w:rsidP="0039614B">
      <w:pPr>
        <w:spacing w:line="480" w:lineRule="auto"/>
        <w:jc w:val="both"/>
        <w:rPr>
          <w:noProof/>
        </w:rPr>
      </w:pPr>
    </w:p>
    <w:p w14:paraId="7DAA5300" w14:textId="77777777" w:rsidR="009A0996" w:rsidRDefault="009A0996" w:rsidP="0039614B">
      <w:pPr>
        <w:spacing w:line="480" w:lineRule="auto"/>
        <w:jc w:val="both"/>
        <w:rPr>
          <w:noProof/>
        </w:rPr>
      </w:pPr>
    </w:p>
    <w:p w14:paraId="7E9B3473" w14:textId="77777777" w:rsidR="009A0996" w:rsidRDefault="009A0996" w:rsidP="0039614B">
      <w:pPr>
        <w:spacing w:line="480" w:lineRule="auto"/>
        <w:jc w:val="both"/>
        <w:rPr>
          <w:noProof/>
        </w:rPr>
      </w:pPr>
    </w:p>
    <w:p w14:paraId="3142DE9F" w14:textId="77777777" w:rsidR="009A0996" w:rsidRDefault="009A0996" w:rsidP="0039614B">
      <w:pPr>
        <w:spacing w:line="480" w:lineRule="auto"/>
        <w:jc w:val="both"/>
        <w:rPr>
          <w:noProof/>
        </w:rPr>
      </w:pPr>
    </w:p>
    <w:p w14:paraId="1DC6D78C" w14:textId="77777777" w:rsidR="009A0996" w:rsidRDefault="009A0996" w:rsidP="0039614B">
      <w:pPr>
        <w:spacing w:line="480" w:lineRule="auto"/>
        <w:jc w:val="both"/>
        <w:rPr>
          <w:noProof/>
        </w:rPr>
      </w:pPr>
    </w:p>
    <w:p w14:paraId="04777199" w14:textId="77777777" w:rsidR="009A0996" w:rsidRDefault="009A0996" w:rsidP="0039614B">
      <w:pPr>
        <w:spacing w:line="480" w:lineRule="auto"/>
        <w:jc w:val="both"/>
        <w:rPr>
          <w:noProof/>
        </w:rPr>
      </w:pPr>
    </w:p>
    <w:p w14:paraId="0B720966" w14:textId="7D175DD3" w:rsidR="009A0996" w:rsidRDefault="009A0996" w:rsidP="0039614B">
      <w:pPr>
        <w:spacing w:line="480" w:lineRule="auto"/>
        <w:jc w:val="both"/>
        <w:rPr>
          <w:noProof/>
        </w:rPr>
      </w:pPr>
      <w:r>
        <w:rPr>
          <w:noProof/>
        </w:rPr>
        <w:lastRenderedPageBreak/>
        <w:t>Table 2</w:t>
      </w:r>
    </w:p>
    <w:p w14:paraId="28CB2ADA" w14:textId="04B84A63" w:rsidR="009A0996" w:rsidRDefault="009A0996" w:rsidP="0039614B">
      <w:pPr>
        <w:spacing w:line="480" w:lineRule="auto"/>
        <w:jc w:val="both"/>
        <w:rPr>
          <w:noProof/>
        </w:rPr>
      </w:pPr>
      <w:r w:rsidRPr="00942E1A">
        <w:rPr>
          <w:rFonts w:ascii="Times New Roman" w:eastAsia="Times New Roman" w:hAnsi="Times New Roman" w:cs="Times New Roman"/>
          <w:noProof/>
        </w:rPr>
        <w:drawing>
          <wp:anchor distT="0" distB="0" distL="114300" distR="114300" simplePos="0" relativeHeight="251743232" behindDoc="0" locked="0" layoutInCell="1" allowOverlap="1" wp14:anchorId="2D0A5D5B" wp14:editId="1A65E53E">
            <wp:simplePos x="0" y="0"/>
            <wp:positionH relativeFrom="margin">
              <wp:posOffset>0</wp:posOffset>
            </wp:positionH>
            <wp:positionV relativeFrom="margin">
              <wp:posOffset>370205</wp:posOffset>
            </wp:positionV>
            <wp:extent cx="5391150" cy="37414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741420"/>
                    </a:xfrm>
                    <a:prstGeom prst="rect">
                      <a:avLst/>
                    </a:prstGeom>
                  </pic:spPr>
                </pic:pic>
              </a:graphicData>
            </a:graphic>
            <wp14:sizeRelH relativeFrom="margin">
              <wp14:pctWidth>0</wp14:pctWidth>
            </wp14:sizeRelH>
            <wp14:sizeRelV relativeFrom="margin">
              <wp14:pctHeight>0</wp14:pctHeight>
            </wp14:sizeRelV>
          </wp:anchor>
        </w:drawing>
      </w:r>
    </w:p>
    <w:p w14:paraId="1FC63B74" w14:textId="77777777" w:rsidR="009A0996" w:rsidRDefault="009A0996" w:rsidP="0039614B">
      <w:pPr>
        <w:spacing w:line="480" w:lineRule="auto"/>
        <w:jc w:val="both"/>
        <w:rPr>
          <w:noProof/>
        </w:rPr>
      </w:pPr>
    </w:p>
    <w:p w14:paraId="743FF7A0" w14:textId="77777777" w:rsidR="009A0996" w:rsidRDefault="009A0996" w:rsidP="0039614B">
      <w:pPr>
        <w:spacing w:line="480" w:lineRule="auto"/>
        <w:jc w:val="both"/>
        <w:rPr>
          <w:noProof/>
        </w:rPr>
      </w:pPr>
    </w:p>
    <w:p w14:paraId="123C0D53" w14:textId="77777777" w:rsidR="009A0996" w:rsidRDefault="009A0996" w:rsidP="0039614B">
      <w:pPr>
        <w:spacing w:line="480" w:lineRule="auto"/>
        <w:jc w:val="both"/>
        <w:rPr>
          <w:noProof/>
        </w:rPr>
      </w:pPr>
    </w:p>
    <w:p w14:paraId="7640536C" w14:textId="77777777" w:rsidR="009A0996" w:rsidRDefault="009A0996" w:rsidP="0039614B">
      <w:pPr>
        <w:spacing w:line="480" w:lineRule="auto"/>
        <w:jc w:val="both"/>
        <w:rPr>
          <w:noProof/>
        </w:rPr>
      </w:pPr>
    </w:p>
    <w:p w14:paraId="400EEF3C" w14:textId="77777777" w:rsidR="009A0996" w:rsidRDefault="009A0996" w:rsidP="0039614B">
      <w:pPr>
        <w:spacing w:line="480" w:lineRule="auto"/>
        <w:jc w:val="both"/>
        <w:rPr>
          <w:noProof/>
        </w:rPr>
      </w:pPr>
    </w:p>
    <w:p w14:paraId="27C3572E" w14:textId="77777777" w:rsidR="009A0996" w:rsidRDefault="009A0996" w:rsidP="0039614B">
      <w:pPr>
        <w:spacing w:line="480" w:lineRule="auto"/>
        <w:jc w:val="both"/>
        <w:rPr>
          <w:noProof/>
        </w:rPr>
      </w:pPr>
    </w:p>
    <w:p w14:paraId="62C2218B" w14:textId="77777777" w:rsidR="009A0996" w:rsidRDefault="009A0996" w:rsidP="0039614B">
      <w:pPr>
        <w:spacing w:line="480" w:lineRule="auto"/>
        <w:jc w:val="both"/>
        <w:rPr>
          <w:noProof/>
        </w:rPr>
      </w:pPr>
    </w:p>
    <w:p w14:paraId="0B4E020F" w14:textId="77777777" w:rsidR="009A0996" w:rsidRDefault="009A0996" w:rsidP="0039614B">
      <w:pPr>
        <w:spacing w:line="480" w:lineRule="auto"/>
        <w:jc w:val="both"/>
        <w:rPr>
          <w:noProof/>
        </w:rPr>
      </w:pPr>
    </w:p>
    <w:p w14:paraId="2F572655" w14:textId="77777777" w:rsidR="009A0996" w:rsidRDefault="009A0996" w:rsidP="0039614B">
      <w:pPr>
        <w:spacing w:line="480" w:lineRule="auto"/>
        <w:jc w:val="both"/>
        <w:rPr>
          <w:noProof/>
        </w:rPr>
      </w:pPr>
    </w:p>
    <w:p w14:paraId="7598AB7D" w14:textId="77777777" w:rsidR="009A0996" w:rsidRDefault="009A0996" w:rsidP="0039614B">
      <w:pPr>
        <w:spacing w:line="480" w:lineRule="auto"/>
        <w:jc w:val="both"/>
        <w:rPr>
          <w:noProof/>
        </w:rPr>
      </w:pPr>
    </w:p>
    <w:p w14:paraId="194AB657" w14:textId="77777777" w:rsidR="009A0996" w:rsidRDefault="009A0996" w:rsidP="0039614B">
      <w:pPr>
        <w:spacing w:line="480" w:lineRule="auto"/>
        <w:jc w:val="both"/>
        <w:rPr>
          <w:noProof/>
        </w:rPr>
      </w:pPr>
    </w:p>
    <w:p w14:paraId="24BC3692" w14:textId="77777777" w:rsidR="009A0996" w:rsidRDefault="009A0996" w:rsidP="0039614B">
      <w:pPr>
        <w:spacing w:line="480" w:lineRule="auto"/>
        <w:jc w:val="both"/>
        <w:rPr>
          <w:noProof/>
        </w:rPr>
      </w:pPr>
    </w:p>
    <w:p w14:paraId="3E132A4F" w14:textId="77777777" w:rsidR="009A0996" w:rsidRDefault="009A0996" w:rsidP="0039614B">
      <w:pPr>
        <w:spacing w:line="480" w:lineRule="auto"/>
        <w:jc w:val="both"/>
        <w:rPr>
          <w:noProof/>
        </w:rPr>
      </w:pPr>
    </w:p>
    <w:p w14:paraId="399C5F74" w14:textId="77777777" w:rsidR="009A0996" w:rsidRDefault="009A0996" w:rsidP="0039614B">
      <w:pPr>
        <w:spacing w:line="480" w:lineRule="auto"/>
        <w:jc w:val="both"/>
        <w:rPr>
          <w:noProof/>
        </w:rPr>
      </w:pPr>
    </w:p>
    <w:p w14:paraId="5E37B003" w14:textId="77777777" w:rsidR="009A0996" w:rsidRDefault="009A0996" w:rsidP="0039614B">
      <w:pPr>
        <w:spacing w:line="480" w:lineRule="auto"/>
        <w:jc w:val="both"/>
        <w:rPr>
          <w:noProof/>
        </w:rPr>
      </w:pPr>
    </w:p>
    <w:p w14:paraId="18541EBE" w14:textId="77777777" w:rsidR="009A0996" w:rsidRDefault="009A0996" w:rsidP="0039614B">
      <w:pPr>
        <w:spacing w:line="480" w:lineRule="auto"/>
        <w:jc w:val="both"/>
        <w:rPr>
          <w:noProof/>
        </w:rPr>
      </w:pPr>
    </w:p>
    <w:p w14:paraId="2DAEB1A8" w14:textId="77777777" w:rsidR="009A0996" w:rsidRDefault="009A0996" w:rsidP="0039614B">
      <w:pPr>
        <w:spacing w:line="480" w:lineRule="auto"/>
        <w:jc w:val="both"/>
        <w:rPr>
          <w:noProof/>
        </w:rPr>
      </w:pPr>
    </w:p>
    <w:p w14:paraId="7B4188C6" w14:textId="77777777" w:rsidR="009A0996" w:rsidRDefault="009A0996" w:rsidP="0039614B">
      <w:pPr>
        <w:spacing w:line="480" w:lineRule="auto"/>
        <w:jc w:val="both"/>
        <w:rPr>
          <w:noProof/>
        </w:rPr>
      </w:pPr>
    </w:p>
    <w:p w14:paraId="4506B790" w14:textId="77777777" w:rsidR="009A0996" w:rsidRDefault="009A0996" w:rsidP="0039614B">
      <w:pPr>
        <w:spacing w:line="480" w:lineRule="auto"/>
        <w:jc w:val="both"/>
        <w:rPr>
          <w:noProof/>
        </w:rPr>
      </w:pPr>
    </w:p>
    <w:p w14:paraId="457D3108" w14:textId="77777777" w:rsidR="009A0996" w:rsidRDefault="009A0996" w:rsidP="0039614B">
      <w:pPr>
        <w:spacing w:line="480" w:lineRule="auto"/>
        <w:jc w:val="both"/>
        <w:rPr>
          <w:noProof/>
        </w:rPr>
      </w:pPr>
    </w:p>
    <w:p w14:paraId="7C1C0954" w14:textId="4149B9B6" w:rsidR="005067EB" w:rsidRPr="009A0996" w:rsidRDefault="009A0996" w:rsidP="0039614B">
      <w:pPr>
        <w:spacing w:line="480" w:lineRule="auto"/>
        <w:jc w:val="both"/>
        <w:rPr>
          <w:noProof/>
        </w:rPr>
      </w:pPr>
      <w:r>
        <w:rPr>
          <w:noProof/>
        </w:rPr>
        <w:lastRenderedPageBreak/>
        <w:t>Fig. 1</w:t>
      </w:r>
      <w:r w:rsidRPr="00651AFA">
        <w:rPr>
          <w:rFonts w:ascii="Times New Roman" w:eastAsia="Times New Roman" w:hAnsi="Times New Roman" w:cs="Times New Roman"/>
          <w:b/>
          <w:i/>
          <w:noProof/>
        </w:rPr>
        <w:drawing>
          <wp:anchor distT="0" distB="0" distL="114300" distR="114300" simplePos="0" relativeHeight="251741184" behindDoc="0" locked="0" layoutInCell="1" allowOverlap="1" wp14:anchorId="2E5E01EF" wp14:editId="066CE3A5">
            <wp:simplePos x="0" y="0"/>
            <wp:positionH relativeFrom="column">
              <wp:posOffset>0</wp:posOffset>
            </wp:positionH>
            <wp:positionV relativeFrom="paragraph">
              <wp:posOffset>346710</wp:posOffset>
            </wp:positionV>
            <wp:extent cx="6544945" cy="4107180"/>
            <wp:effectExtent l="0" t="0" r="0" b="0"/>
            <wp:wrapTight wrapText="bothSides">
              <wp:wrapPolygon edited="0">
                <wp:start x="671" y="67"/>
                <wp:lineTo x="545" y="401"/>
                <wp:lineTo x="461" y="868"/>
                <wp:lineTo x="461" y="21440"/>
                <wp:lineTo x="10856" y="21506"/>
                <wp:lineTo x="21543" y="21506"/>
                <wp:lineTo x="21543" y="17365"/>
                <wp:lineTo x="20957" y="17299"/>
                <wp:lineTo x="20999" y="735"/>
                <wp:lineTo x="12029" y="267"/>
                <wp:lineTo x="880" y="67"/>
                <wp:lineTo x="671" y="6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4945" cy="4107180"/>
                    </a:xfrm>
                    <a:prstGeom prst="rect">
                      <a:avLst/>
                    </a:prstGeom>
                  </pic:spPr>
                </pic:pic>
              </a:graphicData>
            </a:graphic>
            <wp14:sizeRelH relativeFrom="margin">
              <wp14:pctWidth>0</wp14:pctWidth>
            </wp14:sizeRelH>
            <wp14:sizeRelV relativeFrom="margin">
              <wp14:pctHeight>0</wp14:pctHeight>
            </wp14:sizeRelV>
          </wp:anchor>
        </w:drawing>
      </w:r>
    </w:p>
    <w:p w14:paraId="2856140A" w14:textId="7E2DD9D1" w:rsidR="009A0996" w:rsidRDefault="009A0996" w:rsidP="00A4515C">
      <w:pPr>
        <w:spacing w:line="480" w:lineRule="auto"/>
        <w:rPr>
          <w:rFonts w:ascii="Times New Roman" w:eastAsia="Times New Roman" w:hAnsi="Times New Roman" w:cs="Times New Roman"/>
          <w:b/>
          <w:bCs/>
          <w:color w:val="000000"/>
          <w:u w:val="single"/>
        </w:rPr>
      </w:pPr>
    </w:p>
    <w:p w14:paraId="400A1825" w14:textId="63DFCF77" w:rsidR="009A0996" w:rsidRDefault="009A0996" w:rsidP="00A4515C">
      <w:pPr>
        <w:spacing w:line="480" w:lineRule="auto"/>
        <w:rPr>
          <w:rFonts w:ascii="Times New Roman" w:eastAsia="Times New Roman" w:hAnsi="Times New Roman" w:cs="Times New Roman"/>
          <w:b/>
          <w:bCs/>
          <w:color w:val="000000"/>
          <w:u w:val="single"/>
        </w:rPr>
      </w:pPr>
    </w:p>
    <w:p w14:paraId="1C26F90A" w14:textId="1F688733" w:rsidR="009A0996" w:rsidRDefault="009A0996" w:rsidP="00A4515C">
      <w:pPr>
        <w:spacing w:line="480" w:lineRule="auto"/>
        <w:rPr>
          <w:rFonts w:ascii="Times New Roman" w:eastAsia="Times New Roman" w:hAnsi="Times New Roman" w:cs="Times New Roman"/>
          <w:b/>
          <w:bCs/>
          <w:color w:val="000000"/>
          <w:u w:val="single"/>
        </w:rPr>
      </w:pPr>
    </w:p>
    <w:p w14:paraId="0817669A" w14:textId="76E7D24F" w:rsidR="009A0996" w:rsidRDefault="009A0996" w:rsidP="00A4515C">
      <w:pPr>
        <w:spacing w:line="480" w:lineRule="auto"/>
        <w:rPr>
          <w:rFonts w:ascii="Times New Roman" w:eastAsia="Times New Roman" w:hAnsi="Times New Roman" w:cs="Times New Roman"/>
          <w:b/>
          <w:bCs/>
          <w:color w:val="000000"/>
          <w:u w:val="single"/>
        </w:rPr>
      </w:pPr>
    </w:p>
    <w:p w14:paraId="367C0E3F" w14:textId="5D9B08A7" w:rsidR="009A0996" w:rsidRDefault="009A0996" w:rsidP="00A4515C">
      <w:pPr>
        <w:spacing w:line="480" w:lineRule="auto"/>
        <w:rPr>
          <w:rFonts w:ascii="Times New Roman" w:eastAsia="Times New Roman" w:hAnsi="Times New Roman" w:cs="Times New Roman"/>
          <w:b/>
          <w:bCs/>
          <w:color w:val="000000"/>
          <w:u w:val="single"/>
        </w:rPr>
      </w:pPr>
    </w:p>
    <w:p w14:paraId="1FA7D34D" w14:textId="08808455" w:rsidR="009A0996" w:rsidRDefault="009A0996" w:rsidP="00A4515C">
      <w:pPr>
        <w:spacing w:line="480" w:lineRule="auto"/>
        <w:rPr>
          <w:rFonts w:ascii="Times New Roman" w:eastAsia="Times New Roman" w:hAnsi="Times New Roman" w:cs="Times New Roman"/>
          <w:b/>
          <w:bCs/>
          <w:color w:val="000000"/>
          <w:u w:val="single"/>
        </w:rPr>
      </w:pPr>
    </w:p>
    <w:p w14:paraId="45615CF0" w14:textId="7D3562EB" w:rsidR="009A0996" w:rsidRDefault="009A0996" w:rsidP="00A4515C">
      <w:pPr>
        <w:spacing w:line="480" w:lineRule="auto"/>
        <w:rPr>
          <w:rFonts w:ascii="Times New Roman" w:eastAsia="Times New Roman" w:hAnsi="Times New Roman" w:cs="Times New Roman"/>
          <w:b/>
          <w:bCs/>
          <w:color w:val="000000"/>
          <w:u w:val="single"/>
        </w:rPr>
      </w:pPr>
    </w:p>
    <w:p w14:paraId="0420DDDE" w14:textId="04864E2F" w:rsidR="009A0996" w:rsidRDefault="009A0996" w:rsidP="00A4515C">
      <w:pPr>
        <w:spacing w:line="480" w:lineRule="auto"/>
        <w:rPr>
          <w:rFonts w:ascii="Times New Roman" w:eastAsia="Times New Roman" w:hAnsi="Times New Roman" w:cs="Times New Roman"/>
          <w:b/>
          <w:bCs/>
          <w:color w:val="000000"/>
          <w:u w:val="single"/>
        </w:rPr>
      </w:pPr>
    </w:p>
    <w:p w14:paraId="2F720DF5" w14:textId="21EA2464" w:rsidR="009A0996" w:rsidRDefault="009A0996" w:rsidP="00A4515C">
      <w:pPr>
        <w:spacing w:line="480" w:lineRule="auto"/>
        <w:rPr>
          <w:rFonts w:ascii="Times New Roman" w:eastAsia="Times New Roman" w:hAnsi="Times New Roman" w:cs="Times New Roman"/>
          <w:b/>
          <w:bCs/>
          <w:color w:val="000000"/>
          <w:u w:val="single"/>
        </w:rPr>
      </w:pPr>
    </w:p>
    <w:p w14:paraId="2E82D4AA" w14:textId="2D350E04" w:rsidR="009A0996" w:rsidRDefault="009A0996" w:rsidP="00A4515C">
      <w:pPr>
        <w:spacing w:line="480" w:lineRule="auto"/>
        <w:rPr>
          <w:rFonts w:ascii="Times New Roman" w:eastAsia="Times New Roman" w:hAnsi="Times New Roman" w:cs="Times New Roman"/>
          <w:b/>
          <w:bCs/>
          <w:color w:val="000000"/>
          <w:u w:val="single"/>
        </w:rPr>
      </w:pPr>
    </w:p>
    <w:p w14:paraId="78BFDB25" w14:textId="2818E9F0" w:rsidR="009A0996" w:rsidRDefault="009A0996" w:rsidP="00A4515C">
      <w:pPr>
        <w:spacing w:line="480" w:lineRule="auto"/>
        <w:rPr>
          <w:rFonts w:ascii="Times New Roman" w:eastAsia="Times New Roman" w:hAnsi="Times New Roman" w:cs="Times New Roman"/>
          <w:b/>
          <w:bCs/>
          <w:color w:val="000000"/>
          <w:u w:val="single"/>
        </w:rPr>
      </w:pPr>
      <w:r>
        <w:rPr>
          <w:rFonts w:ascii="Times New Roman" w:eastAsia="Times New Roman" w:hAnsi="Times New Roman" w:cs="Times New Roman"/>
          <w:b/>
          <w:bCs/>
          <w:color w:val="000000"/>
          <w:u w:val="single"/>
        </w:rPr>
        <w:lastRenderedPageBreak/>
        <w:t>Fig. 2</w:t>
      </w:r>
      <w:r>
        <w:rPr>
          <w:rFonts w:ascii="Times New Roman" w:eastAsia="Times New Roman" w:hAnsi="Times New Roman" w:cs="Times New Roman"/>
          <w:noProof/>
        </w:rPr>
        <mc:AlternateContent>
          <mc:Choice Requires="wpg">
            <w:drawing>
              <wp:anchor distT="0" distB="0" distL="114300" distR="114300" simplePos="0" relativeHeight="251745280" behindDoc="1" locked="0" layoutInCell="1" allowOverlap="1" wp14:anchorId="4884FD31" wp14:editId="52184D1F">
                <wp:simplePos x="0" y="0"/>
                <wp:positionH relativeFrom="margin">
                  <wp:posOffset>266065</wp:posOffset>
                </wp:positionH>
                <wp:positionV relativeFrom="margin">
                  <wp:posOffset>705485</wp:posOffset>
                </wp:positionV>
                <wp:extent cx="5556885" cy="7534910"/>
                <wp:effectExtent l="0" t="0" r="5715" b="0"/>
                <wp:wrapSquare wrapText="bothSides"/>
                <wp:docPr id="27" name="Group 27"/>
                <wp:cNvGraphicFramePr/>
                <a:graphic xmlns:a="http://schemas.openxmlformats.org/drawingml/2006/main">
                  <a:graphicData uri="http://schemas.microsoft.com/office/word/2010/wordprocessingGroup">
                    <wpg:wgp>
                      <wpg:cNvGrpSpPr/>
                      <wpg:grpSpPr>
                        <a:xfrm>
                          <a:off x="0" y="0"/>
                          <a:ext cx="5556885" cy="7534910"/>
                          <a:chOff x="0" y="0"/>
                          <a:chExt cx="5823585" cy="8300326"/>
                        </a:xfrm>
                      </wpg:grpSpPr>
                      <wpg:grpSp>
                        <wpg:cNvPr id="49" name="Group 49"/>
                        <wpg:cNvGrpSpPr/>
                        <wpg:grpSpPr>
                          <a:xfrm>
                            <a:off x="0" y="0"/>
                            <a:ext cx="5823585" cy="8300326"/>
                            <a:chOff x="0" y="0"/>
                            <a:chExt cx="5823585" cy="8883943"/>
                          </a:xfrm>
                        </wpg:grpSpPr>
                        <wps:wsp>
                          <wps:cNvPr id="11" name="Rectangle 11"/>
                          <wps:cNvSpPr/>
                          <wps:spPr>
                            <a:xfrm>
                              <a:off x="182880" y="7357403"/>
                              <a:ext cx="5496364" cy="1526540"/>
                            </a:xfrm>
                            <a:prstGeom prst="rect">
                              <a:avLst/>
                            </a:prstGeom>
                            <a:solidFill>
                              <a:schemeClr val="lt1"/>
                            </a:solidFill>
                            <a:ln w="9525" cap="flat" cmpd="sng">
                              <a:noFill/>
                              <a:prstDash val="solid"/>
                              <a:round/>
                              <a:headEnd type="none" w="sm" len="sm"/>
                              <a:tailEnd type="none" w="sm" len="sm"/>
                            </a:ln>
                          </wps:spPr>
                          <wps:txbx>
                            <w:txbxContent>
                              <w:p w14:paraId="35CCFCF2" w14:textId="77777777" w:rsidR="009A0996" w:rsidRPr="008F49EE" w:rsidRDefault="009A0996" w:rsidP="009A0996">
                                <w:pPr>
                                  <w:jc w:val="both"/>
                                  <w:rPr>
                                    <w:rFonts w:ascii="Times New Roman" w:hAnsi="Times New Roman" w:cs="Times New Roman"/>
                                  </w:rPr>
                                </w:pPr>
                                <w:r w:rsidRPr="007A2EF3">
                                  <w:rPr>
                                    <w:rFonts w:ascii="Times New Roman" w:hAnsi="Times New Roman" w:cs="Times New Roman"/>
                                    <w:b/>
                                    <w:bCs/>
                                  </w:rPr>
                                  <w:t>Figure 2.</w:t>
                                </w:r>
                                <w:r w:rsidRPr="008F49EE">
                                  <w:rPr>
                                    <w:rFonts w:ascii="Times New Roman" w:hAnsi="Times New Roman" w:cs="Times New Roman"/>
                                  </w:rPr>
                                  <w:t xml:space="preserve"> Response variables and relationships with home environmental characteristics.</w:t>
                                </w:r>
                                <w:r>
                                  <w:rPr>
                                    <w:rFonts w:ascii="Times New Roman" w:hAnsi="Times New Roman" w:cs="Times New Roman"/>
                                  </w:rPr>
                                  <w:t xml:space="preserve"> Temperature and precipitation refer to seed-source environment spring values, rainfall variability is based on mean annual rainfall for each site.</w:t>
                                </w:r>
                                <w:r w:rsidRPr="008F49EE">
                                  <w:rPr>
                                    <w:rFonts w:ascii="Times New Roman" w:hAnsi="Times New Roman" w:cs="Times New Roman"/>
                                  </w:rPr>
                                  <w:t xml:space="preserve"> </w:t>
                                </w:r>
                                <w:r>
                                  <w:rPr>
                                    <w:rFonts w:ascii="Times New Roman" w:hAnsi="Times New Roman" w:cs="Times New Roman"/>
                                  </w:rPr>
                                  <w:t xml:space="preserve">Common garden results are above dotted line and greenhouse are below. </w:t>
                                </w:r>
                                <w:r w:rsidRPr="008F49EE">
                                  <w:rPr>
                                    <w:rFonts w:ascii="Times New Roman" w:hAnsi="Times New Roman" w:cs="Times New Roman"/>
                                  </w:rPr>
                                  <w:t xml:space="preserve">Insignificant effect of treatment is indicated by a grey trend line. </w:t>
                                </w:r>
                                <w:r>
                                  <w:rPr>
                                    <w:rFonts w:ascii="Times New Roman" w:hAnsi="Times New Roman" w:cs="Times New Roman"/>
                                  </w:rPr>
                                  <w:t xml:space="preserve">Confidence intervals are indicated by dashed lines and correspond with drought treatment (yellow) and non-drought (blue). We used standard error to form confidence intervals. </w:t>
                                </w:r>
                              </w:p>
                              <w:p w14:paraId="1410997F" w14:textId="77777777" w:rsidR="009A0996" w:rsidRDefault="009A0996" w:rsidP="009A0996">
                                <w:pPr>
                                  <w:textDirection w:val="btLr"/>
                                  <w:rPr>
                                    <w:color w:val="000000"/>
                                  </w:rPr>
                                </w:pPr>
                              </w:p>
                              <w:p w14:paraId="5BDD5ED9" w14:textId="77777777" w:rsidR="009A0996" w:rsidRDefault="009A0996" w:rsidP="009A0996">
                                <w:pPr>
                                  <w:textDirection w:val="btLr"/>
                                  <w:rPr>
                                    <w:color w:val="000000"/>
                                  </w:rPr>
                                </w:pPr>
                              </w:p>
                              <w:p w14:paraId="568C9022" w14:textId="77777777" w:rsidR="009A0996" w:rsidRDefault="009A0996" w:rsidP="009A0996">
                                <w:pPr>
                                  <w:textDirection w:val="btLr"/>
                                </w:pPr>
                              </w:p>
                            </w:txbxContent>
                          </wps:txbx>
                          <wps:bodyPr spcFirstLastPara="1" wrap="square" lIns="91425" tIns="45700" rIns="91425" bIns="45700" anchor="t" anchorCtr="0">
                            <a:noAutofit/>
                          </wps:bodyPr>
                        </wps:wsp>
                        <pic:pic xmlns:pic="http://schemas.openxmlformats.org/drawingml/2006/picture">
                          <pic:nvPicPr>
                            <pic:cNvPr id="43" name="Picture 43"/>
                            <pic:cNvPicPr>
                              <a:picLocks noChangeAspect="1"/>
                            </pic:cNvPicPr>
                          </pic:nvPicPr>
                          <pic:blipFill>
                            <a:blip r:embed="rId17"/>
                            <a:stretch>
                              <a:fillRect/>
                            </a:stretch>
                          </pic:blipFill>
                          <pic:spPr>
                            <a:xfrm>
                              <a:off x="0" y="0"/>
                              <a:ext cx="5823585" cy="7429500"/>
                            </a:xfrm>
                            <a:prstGeom prst="rect">
                              <a:avLst/>
                            </a:prstGeom>
                          </pic:spPr>
                        </pic:pic>
                      </wpg:grpSp>
                      <wps:wsp>
                        <wps:cNvPr id="26" name="Straight Connector 26"/>
                        <wps:cNvCnPr/>
                        <wps:spPr>
                          <a:xfrm>
                            <a:off x="365760" y="3263705"/>
                            <a:ext cx="469836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4FD31" id="Group 27" o:spid="_x0000_s1026" style="position:absolute;margin-left:20.95pt;margin-top:55.55pt;width:437.55pt;height:593.3pt;z-index:-251571200;mso-position-horizontal-relative:margin;mso-position-vertical-relative:margin;mso-width-relative:margin;mso-height-relative:margin" coordsize="58235,8300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">
                <v:group id="Group 49" o:spid="_x0000_s1027" style="position:absolute;width:58235;height:83003" coordsize="58235,8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11" o:spid="_x0000_s1028" style="position:absolute;left:1828;top:73574;width:54964;height:15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" fillcolor="white [3201]" stroked="f">
                    <v:stroke startarrowwidth="narrow" startarrowlength="short" endarrowwidth="narrow" endarrowlength="short" joinstyle="round"/>
                    <v:textbox inset="2.53958mm,1.2694mm,2.53958mm,1.2694mm">
                      <w:txbxContent>
                        <w:p w14:paraId="35CCFCF2" w14:textId="77777777" w:rsidR="009A0996" w:rsidRPr="008F49EE" w:rsidRDefault="009A0996" w:rsidP="009A0996">
                          <w:pPr>
                            <w:jc w:val="both"/>
                            <w:rPr>
                              <w:rFonts w:ascii="Times New Roman" w:hAnsi="Times New Roman" w:cs="Times New Roman"/>
                            </w:rPr>
                          </w:pPr>
                          <w:r w:rsidRPr="007A2EF3">
                            <w:rPr>
                              <w:rFonts w:ascii="Times New Roman" w:hAnsi="Times New Roman" w:cs="Times New Roman"/>
                              <w:b/>
                              <w:bCs/>
                            </w:rPr>
                            <w:t>Figure 2.</w:t>
                          </w:r>
                          <w:r w:rsidRPr="008F49EE">
                            <w:rPr>
                              <w:rFonts w:ascii="Times New Roman" w:hAnsi="Times New Roman" w:cs="Times New Roman"/>
                            </w:rPr>
                            <w:t xml:space="preserve"> Response variables and relationships with home environmental characteristics.</w:t>
                          </w:r>
                          <w:r>
                            <w:rPr>
                              <w:rFonts w:ascii="Times New Roman" w:hAnsi="Times New Roman" w:cs="Times New Roman"/>
                            </w:rPr>
                            <w:t xml:space="preserve"> Temperature and precipitation refer to seed-source environment spring values, rainfall variability is based on mean annual rainfall for each site.</w:t>
                          </w:r>
                          <w:r w:rsidRPr="008F49EE">
                            <w:rPr>
                              <w:rFonts w:ascii="Times New Roman" w:hAnsi="Times New Roman" w:cs="Times New Roman"/>
                            </w:rPr>
                            <w:t xml:space="preserve"> </w:t>
                          </w:r>
                          <w:r>
                            <w:rPr>
                              <w:rFonts w:ascii="Times New Roman" w:hAnsi="Times New Roman" w:cs="Times New Roman"/>
                            </w:rPr>
                            <w:t xml:space="preserve">Common garden results are above dotted line and greenhouse are below. </w:t>
                          </w:r>
                          <w:r w:rsidRPr="008F49EE">
                            <w:rPr>
                              <w:rFonts w:ascii="Times New Roman" w:hAnsi="Times New Roman" w:cs="Times New Roman"/>
                            </w:rPr>
                            <w:t xml:space="preserve">Insignificant effect of treatment is indicated by a grey trend line. </w:t>
                          </w:r>
                          <w:r>
                            <w:rPr>
                              <w:rFonts w:ascii="Times New Roman" w:hAnsi="Times New Roman" w:cs="Times New Roman"/>
                            </w:rPr>
                            <w:t xml:space="preserve">Confidence intervals are indicated by dashed lines and correspond with drought treatment (yellow) and non-drought (blue). We used standard error to form confidence intervals. </w:t>
                          </w:r>
                        </w:p>
                        <w:p w14:paraId="1410997F" w14:textId="77777777" w:rsidR="009A0996" w:rsidRDefault="009A0996" w:rsidP="009A0996">
                          <w:pPr>
                            <w:textDirection w:val="btLr"/>
                            <w:rPr>
                              <w:color w:val="000000"/>
                            </w:rPr>
                          </w:pPr>
                        </w:p>
                        <w:p w14:paraId="5BDD5ED9" w14:textId="77777777" w:rsidR="009A0996" w:rsidRDefault="009A0996" w:rsidP="009A0996">
                          <w:pPr>
                            <w:textDirection w:val="btLr"/>
                            <w:rPr>
                              <w:color w:val="000000"/>
                            </w:rPr>
                          </w:pPr>
                        </w:p>
                        <w:p w14:paraId="568C9022" w14:textId="77777777" w:rsidR="009A0996" w:rsidRDefault="009A0996" w:rsidP="009A099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9" type="#_x0000_t75" style="position:absolute;width:58235;height:742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">
                    <v:imagedata r:id="rId18" o:title=""/>
                  </v:shape>
                </v:group>
                <v:line id="Straight Connector 26" o:spid="_x0000_s1030" style="position:absolute;visibility:visible;mso-wrap-style:square" from="3657,32637" to="50641,32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" strokecolor="black [3200]" strokeweight=".5pt">
                  <v:stroke dashstyle="dash" joinstyle="miter"/>
                </v:line>
                <w10:wrap type="square" anchorx="margin" anchory="margin"/>
              </v:group>
            </w:pict>
          </mc:Fallback>
        </mc:AlternateContent>
      </w:r>
    </w:p>
    <w:p w14:paraId="3F800980" w14:textId="77777777" w:rsidR="009A0996" w:rsidRDefault="009A0996" w:rsidP="00A4515C">
      <w:pPr>
        <w:spacing w:line="480" w:lineRule="auto"/>
        <w:rPr>
          <w:rFonts w:ascii="Times New Roman" w:eastAsia="Times New Roman" w:hAnsi="Times New Roman" w:cs="Times New Roman"/>
          <w:b/>
          <w:bCs/>
          <w:color w:val="000000"/>
          <w:u w:val="single"/>
        </w:rPr>
      </w:pPr>
    </w:p>
    <w:p w14:paraId="452419A3" w14:textId="30BCEC26" w:rsidR="009A0996" w:rsidRDefault="009A0996" w:rsidP="00A4515C">
      <w:pPr>
        <w:spacing w:line="480" w:lineRule="auto"/>
        <w:rPr>
          <w:rFonts w:ascii="Times New Roman" w:eastAsia="Times New Roman" w:hAnsi="Times New Roman" w:cs="Times New Roman"/>
          <w:b/>
          <w:bCs/>
          <w:color w:val="000000"/>
          <w:u w:val="single"/>
        </w:rPr>
      </w:pPr>
      <w:r>
        <w:rPr>
          <w:rFonts w:ascii="Times New Roman" w:eastAsia="Times New Roman" w:hAnsi="Times New Roman" w:cs="Times New Roman"/>
          <w:b/>
          <w:bCs/>
          <w:color w:val="000000"/>
          <w:u w:val="single"/>
        </w:rPr>
        <w:lastRenderedPageBreak/>
        <w:t>Fig 3.</w:t>
      </w:r>
    </w:p>
    <w:p w14:paraId="6F4B5A1C" w14:textId="6BAB87D7" w:rsidR="009A0996" w:rsidRDefault="009A0996" w:rsidP="00A4515C">
      <w:pPr>
        <w:spacing w:line="480" w:lineRule="auto"/>
        <w:rPr>
          <w:rFonts w:ascii="Times New Roman" w:eastAsia="Times New Roman" w:hAnsi="Times New Roman" w:cs="Times New Roman"/>
          <w:b/>
          <w:bCs/>
          <w:color w:val="000000"/>
          <w:u w:val="single"/>
        </w:rPr>
      </w:pPr>
      <w:r>
        <w:rPr>
          <w:noProof/>
        </w:rPr>
        <mc:AlternateContent>
          <mc:Choice Requires="wpg">
            <w:drawing>
              <wp:anchor distT="0" distB="0" distL="114300" distR="114300" simplePos="0" relativeHeight="251750400" behindDoc="1" locked="0" layoutInCell="1" allowOverlap="1" wp14:anchorId="2E87214B" wp14:editId="1114FA2A">
                <wp:simplePos x="0" y="0"/>
                <wp:positionH relativeFrom="column">
                  <wp:posOffset>0</wp:posOffset>
                </wp:positionH>
                <wp:positionV relativeFrom="paragraph">
                  <wp:posOffset>358140</wp:posOffset>
                </wp:positionV>
                <wp:extent cx="5542280" cy="4360545"/>
                <wp:effectExtent l="0" t="0" r="0" b="0"/>
                <wp:wrapTight wrapText="bothSides">
                  <wp:wrapPolygon edited="0">
                    <wp:start x="0" y="0"/>
                    <wp:lineTo x="0" y="16608"/>
                    <wp:lineTo x="1188" y="17111"/>
                    <wp:lineTo x="1188" y="21515"/>
                    <wp:lineTo x="21531" y="21515"/>
                    <wp:lineTo x="21531" y="16608"/>
                    <wp:lineTo x="21085" y="16105"/>
                    <wp:lineTo x="21085"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542280" cy="4360545"/>
                          <a:chOff x="1007427" y="-576815"/>
                          <a:chExt cx="4811622" cy="4362434"/>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007427" y="-576815"/>
                            <a:ext cx="4688257" cy="3349041"/>
                          </a:xfrm>
                          <a:prstGeom prst="rect">
                            <a:avLst/>
                          </a:prstGeom>
                          <a:noFill/>
                          <a:ln>
                            <a:noFill/>
                          </a:ln>
                        </pic:spPr>
                      </pic:pic>
                      <wps:wsp>
                        <wps:cNvPr id="13" name="Text Box 13"/>
                        <wps:cNvSpPr txBox="1"/>
                        <wps:spPr>
                          <a:xfrm>
                            <a:off x="1294293" y="2771892"/>
                            <a:ext cx="4524756" cy="1013727"/>
                          </a:xfrm>
                          <a:prstGeom prst="rect">
                            <a:avLst/>
                          </a:prstGeom>
                          <a:solidFill>
                            <a:schemeClr val="lt1"/>
                          </a:solidFill>
                          <a:ln w="6350">
                            <a:noFill/>
                          </a:ln>
                        </wps:spPr>
                        <wps:txbx>
                          <w:txbxContent>
                            <w:p w14:paraId="22F9FEAA" w14:textId="77777777" w:rsidR="009A0996" w:rsidRPr="000A09FB" w:rsidRDefault="009A0996" w:rsidP="009A0996">
                              <w:pPr>
                                <w:rPr>
                                  <w:rFonts w:ascii="Times New Roman" w:hAnsi="Times New Roman" w:cs="Times New Roman"/>
                                </w:rPr>
                              </w:pPr>
                              <w:r w:rsidRPr="00E269C8">
                                <w:rPr>
                                  <w:rFonts w:ascii="Times New Roman" w:hAnsi="Times New Roman" w:cs="Times New Roman"/>
                                  <w:b/>
                                  <w:bCs/>
                                </w:rPr>
                                <w:t xml:space="preserve">Figure </w:t>
                              </w:r>
                              <w:r>
                                <w:rPr>
                                  <w:rFonts w:ascii="Times New Roman" w:hAnsi="Times New Roman" w:cs="Times New Roman"/>
                                  <w:b/>
                                  <w:bCs/>
                                </w:rPr>
                                <w:t>4</w:t>
                              </w:r>
                              <w:r w:rsidRPr="00E269C8">
                                <w:rPr>
                                  <w:rFonts w:ascii="Times New Roman" w:hAnsi="Times New Roman" w:cs="Times New Roman"/>
                                  <w:b/>
                                  <w:bCs/>
                                </w:rPr>
                                <w:t>.</w:t>
                              </w:r>
                              <w:r>
                                <w:rPr>
                                  <w:rFonts w:ascii="Times New Roman" w:hAnsi="Times New Roman" w:cs="Times New Roman"/>
                                </w:rPr>
                                <w:t xml:space="preserve"> Relationship between R:S plasticity (mean difference in </w:t>
                              </w:r>
                              <w:proofErr w:type="spellStart"/>
                              <w:proofErr w:type="gramStart"/>
                              <w:r>
                                <w:rPr>
                                  <w:rFonts w:ascii="Times New Roman" w:hAnsi="Times New Roman" w:cs="Times New Roman"/>
                                </w:rPr>
                                <w:t>r:s</w:t>
                              </w:r>
                              <w:proofErr w:type="spellEnd"/>
                              <w:proofErr w:type="gramEnd"/>
                              <w:r>
                                <w:rPr>
                                  <w:rFonts w:ascii="Times New Roman" w:hAnsi="Times New Roman" w:cs="Times New Roman"/>
                                </w:rPr>
                                <w:t xml:space="preserve"> for drought and control treatments) and seed-source spring temperature (C). Error bars illustrate SE +/- mean value of </w:t>
                              </w:r>
                              <w:proofErr w:type="spellStart"/>
                              <w:r>
                                <w:rPr>
                                  <w:rFonts w:ascii="Times New Roman" w:hAnsi="Times New Roman" w:cs="Times New Roman"/>
                                </w:rPr>
                                <w:t>r:s</w:t>
                              </w:r>
                              <w:proofErr w:type="spellEnd"/>
                              <w:r>
                                <w:rPr>
                                  <w:rFonts w:ascii="Times New Roman" w:hAnsi="Times New Roman" w:cs="Times New Roman"/>
                                </w:rPr>
                                <w:t xml:space="preserve"> plasticity for each population.  Temperature gradient (low to high) is represented by the color gradient (blue to orange).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7214B" id="Group 7" o:spid="_x0000_s1031" style="position:absolute;margin-left:0;margin-top:28.2pt;width:436.4pt;height:343.35pt;z-index:-251566080;mso-width-relative:margin;mso-height-relative:margin" coordorigin="10074,-5768" coordsize="48116,4362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">
                <v:shape id="Picture 8" o:spid="_x0000_s1032" type="#_x0000_t75" style="position:absolute;left:10074;top:-5768;width:46882;height:33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">
                  <v:imagedata r:id="rId20" o:title=""/>
                </v:shape>
                <v:shapetype id="_x0000_t202" coordsize="21600,21600" o:spt="202" path="m,l,21600r21600,l21600,xe">
                  <v:stroke joinstyle="miter"/>
                  <v:path gradientshapeok="t" o:connecttype="rect"/>
                </v:shapetype>
                <v:shape id="Text Box 13" o:spid="_x0000_s1033" type="#_x0000_t202" style="position:absolute;left:12942;top:27718;width:45248;height:10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22F9FEAA" w14:textId="77777777" w:rsidR="009A0996" w:rsidRPr="000A09FB" w:rsidRDefault="009A0996" w:rsidP="009A0996">
                        <w:pPr>
                          <w:rPr>
                            <w:rFonts w:ascii="Times New Roman" w:hAnsi="Times New Roman" w:cs="Times New Roman"/>
                          </w:rPr>
                        </w:pPr>
                        <w:r w:rsidRPr="00E269C8">
                          <w:rPr>
                            <w:rFonts w:ascii="Times New Roman" w:hAnsi="Times New Roman" w:cs="Times New Roman"/>
                            <w:b/>
                            <w:bCs/>
                          </w:rPr>
                          <w:t xml:space="preserve">Figure </w:t>
                        </w:r>
                        <w:r>
                          <w:rPr>
                            <w:rFonts w:ascii="Times New Roman" w:hAnsi="Times New Roman" w:cs="Times New Roman"/>
                            <w:b/>
                            <w:bCs/>
                          </w:rPr>
                          <w:t>4</w:t>
                        </w:r>
                        <w:r w:rsidRPr="00E269C8">
                          <w:rPr>
                            <w:rFonts w:ascii="Times New Roman" w:hAnsi="Times New Roman" w:cs="Times New Roman"/>
                            <w:b/>
                            <w:bCs/>
                          </w:rPr>
                          <w:t>.</w:t>
                        </w:r>
                        <w:r>
                          <w:rPr>
                            <w:rFonts w:ascii="Times New Roman" w:hAnsi="Times New Roman" w:cs="Times New Roman"/>
                          </w:rPr>
                          <w:t xml:space="preserve"> Relationship between R:S plasticity (mean difference in </w:t>
                        </w:r>
                        <w:proofErr w:type="spellStart"/>
                        <w:proofErr w:type="gramStart"/>
                        <w:r>
                          <w:rPr>
                            <w:rFonts w:ascii="Times New Roman" w:hAnsi="Times New Roman" w:cs="Times New Roman"/>
                          </w:rPr>
                          <w:t>r:s</w:t>
                        </w:r>
                        <w:proofErr w:type="spellEnd"/>
                        <w:proofErr w:type="gramEnd"/>
                        <w:r>
                          <w:rPr>
                            <w:rFonts w:ascii="Times New Roman" w:hAnsi="Times New Roman" w:cs="Times New Roman"/>
                          </w:rPr>
                          <w:t xml:space="preserve"> for drought and control treatments) and seed-source spring temperature (C). Error bars illustrate SE +/- mean value of </w:t>
                        </w:r>
                        <w:proofErr w:type="spellStart"/>
                        <w:r>
                          <w:rPr>
                            <w:rFonts w:ascii="Times New Roman" w:hAnsi="Times New Roman" w:cs="Times New Roman"/>
                          </w:rPr>
                          <w:t>r:s</w:t>
                        </w:r>
                        <w:proofErr w:type="spellEnd"/>
                        <w:r>
                          <w:rPr>
                            <w:rFonts w:ascii="Times New Roman" w:hAnsi="Times New Roman" w:cs="Times New Roman"/>
                          </w:rPr>
                          <w:t xml:space="preserve"> plasticity for each population.  Temperature gradient (low to high) is represented by the color gradient (blue to orange). </w:t>
                        </w:r>
                      </w:p>
                    </w:txbxContent>
                  </v:textbox>
                </v:shape>
                <w10:wrap type="tight"/>
              </v:group>
            </w:pict>
          </mc:Fallback>
        </mc:AlternateContent>
      </w:r>
    </w:p>
    <w:p w14:paraId="2F2864A4" w14:textId="77777777" w:rsidR="009A0996" w:rsidRDefault="009A0996" w:rsidP="00A4515C">
      <w:pPr>
        <w:spacing w:line="480" w:lineRule="auto"/>
        <w:rPr>
          <w:rFonts w:ascii="Times New Roman" w:eastAsia="Times New Roman" w:hAnsi="Times New Roman" w:cs="Times New Roman"/>
          <w:b/>
          <w:bCs/>
          <w:color w:val="000000"/>
          <w:u w:val="single"/>
        </w:rPr>
      </w:pPr>
    </w:p>
    <w:p w14:paraId="5B9AD7D3" w14:textId="77777777" w:rsidR="009A0996" w:rsidRDefault="009A0996" w:rsidP="00A4515C">
      <w:pPr>
        <w:spacing w:line="480" w:lineRule="auto"/>
        <w:rPr>
          <w:rFonts w:ascii="Times New Roman" w:eastAsia="Times New Roman" w:hAnsi="Times New Roman" w:cs="Times New Roman"/>
          <w:b/>
          <w:bCs/>
          <w:color w:val="000000"/>
          <w:u w:val="single"/>
        </w:rPr>
      </w:pPr>
    </w:p>
    <w:p w14:paraId="6DDFCAA7" w14:textId="77777777" w:rsidR="009A0996" w:rsidRDefault="009A0996" w:rsidP="00A4515C">
      <w:pPr>
        <w:spacing w:line="480" w:lineRule="auto"/>
        <w:rPr>
          <w:rFonts w:ascii="Times New Roman" w:eastAsia="Times New Roman" w:hAnsi="Times New Roman" w:cs="Times New Roman"/>
          <w:b/>
          <w:bCs/>
          <w:color w:val="000000"/>
          <w:u w:val="single"/>
        </w:rPr>
      </w:pPr>
    </w:p>
    <w:p w14:paraId="5A86D1AB" w14:textId="77777777" w:rsidR="009A0996" w:rsidRDefault="009A0996" w:rsidP="00A4515C">
      <w:pPr>
        <w:spacing w:line="480" w:lineRule="auto"/>
        <w:rPr>
          <w:rFonts w:ascii="Times New Roman" w:eastAsia="Times New Roman" w:hAnsi="Times New Roman" w:cs="Times New Roman"/>
          <w:b/>
          <w:bCs/>
          <w:color w:val="000000"/>
          <w:u w:val="single"/>
        </w:rPr>
      </w:pPr>
    </w:p>
    <w:p w14:paraId="044FFCB7" w14:textId="77777777" w:rsidR="009A0996" w:rsidRDefault="009A0996" w:rsidP="00A4515C">
      <w:pPr>
        <w:spacing w:line="480" w:lineRule="auto"/>
        <w:rPr>
          <w:rFonts w:ascii="Times New Roman" w:eastAsia="Times New Roman" w:hAnsi="Times New Roman" w:cs="Times New Roman"/>
          <w:b/>
          <w:bCs/>
          <w:color w:val="000000"/>
          <w:u w:val="single"/>
        </w:rPr>
      </w:pPr>
    </w:p>
    <w:p w14:paraId="4E981128" w14:textId="77777777" w:rsidR="009A0996" w:rsidRDefault="009A0996" w:rsidP="00A4515C">
      <w:pPr>
        <w:spacing w:line="480" w:lineRule="auto"/>
        <w:rPr>
          <w:rFonts w:ascii="Times New Roman" w:eastAsia="Times New Roman" w:hAnsi="Times New Roman" w:cs="Times New Roman"/>
          <w:b/>
          <w:bCs/>
          <w:color w:val="000000"/>
          <w:u w:val="single"/>
        </w:rPr>
      </w:pPr>
    </w:p>
    <w:p w14:paraId="539866E4" w14:textId="77777777" w:rsidR="009A0996" w:rsidRDefault="009A0996" w:rsidP="00A4515C">
      <w:pPr>
        <w:spacing w:line="480" w:lineRule="auto"/>
        <w:rPr>
          <w:rFonts w:ascii="Times New Roman" w:eastAsia="Times New Roman" w:hAnsi="Times New Roman" w:cs="Times New Roman"/>
          <w:b/>
          <w:bCs/>
          <w:color w:val="000000"/>
          <w:u w:val="single"/>
        </w:rPr>
      </w:pPr>
    </w:p>
    <w:p w14:paraId="5AA6F353" w14:textId="77777777" w:rsidR="009A0996" w:rsidRDefault="009A0996" w:rsidP="00A4515C">
      <w:pPr>
        <w:spacing w:line="480" w:lineRule="auto"/>
        <w:rPr>
          <w:rFonts w:ascii="Times New Roman" w:eastAsia="Times New Roman" w:hAnsi="Times New Roman" w:cs="Times New Roman"/>
          <w:b/>
          <w:bCs/>
          <w:color w:val="000000"/>
          <w:u w:val="single"/>
        </w:rPr>
      </w:pPr>
    </w:p>
    <w:p w14:paraId="670855D1" w14:textId="77777777" w:rsidR="009A0996" w:rsidRDefault="009A0996" w:rsidP="00A4515C">
      <w:pPr>
        <w:spacing w:line="480" w:lineRule="auto"/>
        <w:rPr>
          <w:rFonts w:ascii="Times New Roman" w:eastAsia="Times New Roman" w:hAnsi="Times New Roman" w:cs="Times New Roman"/>
          <w:b/>
          <w:bCs/>
          <w:color w:val="000000"/>
          <w:u w:val="single"/>
        </w:rPr>
      </w:pPr>
    </w:p>
    <w:p w14:paraId="4F8623DE" w14:textId="77777777" w:rsidR="009A0996" w:rsidRDefault="009A0996" w:rsidP="00A4515C">
      <w:pPr>
        <w:spacing w:line="480" w:lineRule="auto"/>
        <w:rPr>
          <w:rFonts w:ascii="Times New Roman" w:eastAsia="Times New Roman" w:hAnsi="Times New Roman" w:cs="Times New Roman"/>
          <w:b/>
          <w:bCs/>
          <w:color w:val="000000"/>
          <w:u w:val="single"/>
        </w:rPr>
      </w:pPr>
    </w:p>
    <w:p w14:paraId="7256DF26" w14:textId="77777777" w:rsidR="009A0996" w:rsidRDefault="009A0996" w:rsidP="00A4515C">
      <w:pPr>
        <w:spacing w:line="480" w:lineRule="auto"/>
        <w:rPr>
          <w:rFonts w:ascii="Times New Roman" w:eastAsia="Times New Roman" w:hAnsi="Times New Roman" w:cs="Times New Roman"/>
          <w:b/>
          <w:bCs/>
          <w:color w:val="000000"/>
          <w:u w:val="single"/>
        </w:rPr>
      </w:pPr>
    </w:p>
    <w:p w14:paraId="190BE513" w14:textId="77777777" w:rsidR="009A0996" w:rsidRDefault="009A0996" w:rsidP="00A4515C">
      <w:pPr>
        <w:spacing w:line="480" w:lineRule="auto"/>
        <w:rPr>
          <w:rFonts w:ascii="Times New Roman" w:eastAsia="Times New Roman" w:hAnsi="Times New Roman" w:cs="Times New Roman"/>
          <w:b/>
          <w:bCs/>
          <w:color w:val="000000"/>
          <w:u w:val="single"/>
        </w:rPr>
      </w:pPr>
    </w:p>
    <w:p w14:paraId="44FA6EBB" w14:textId="77777777" w:rsidR="009A0996" w:rsidRDefault="009A0996" w:rsidP="00A4515C">
      <w:pPr>
        <w:spacing w:line="480" w:lineRule="auto"/>
        <w:rPr>
          <w:rFonts w:ascii="Times New Roman" w:eastAsia="Times New Roman" w:hAnsi="Times New Roman" w:cs="Times New Roman"/>
          <w:b/>
          <w:bCs/>
          <w:color w:val="000000"/>
          <w:u w:val="single"/>
        </w:rPr>
      </w:pPr>
    </w:p>
    <w:p w14:paraId="6E90639A" w14:textId="77777777" w:rsidR="009A0996" w:rsidRDefault="009A0996" w:rsidP="00A4515C">
      <w:pPr>
        <w:spacing w:line="480" w:lineRule="auto"/>
        <w:rPr>
          <w:rFonts w:ascii="Times New Roman" w:eastAsia="Times New Roman" w:hAnsi="Times New Roman" w:cs="Times New Roman"/>
          <w:b/>
          <w:bCs/>
          <w:color w:val="000000"/>
          <w:u w:val="single"/>
        </w:rPr>
      </w:pPr>
    </w:p>
    <w:p w14:paraId="350B373C" w14:textId="77777777" w:rsidR="009A0996" w:rsidRDefault="009A0996" w:rsidP="00A4515C">
      <w:pPr>
        <w:spacing w:line="480" w:lineRule="auto"/>
        <w:rPr>
          <w:rFonts w:ascii="Times New Roman" w:eastAsia="Times New Roman" w:hAnsi="Times New Roman" w:cs="Times New Roman"/>
          <w:b/>
          <w:bCs/>
          <w:color w:val="000000"/>
          <w:u w:val="single"/>
        </w:rPr>
      </w:pPr>
    </w:p>
    <w:p w14:paraId="73A3562D" w14:textId="77777777" w:rsidR="009A0996" w:rsidRDefault="009A0996" w:rsidP="00A4515C">
      <w:pPr>
        <w:spacing w:line="480" w:lineRule="auto"/>
        <w:rPr>
          <w:rFonts w:ascii="Times New Roman" w:eastAsia="Times New Roman" w:hAnsi="Times New Roman" w:cs="Times New Roman"/>
          <w:b/>
          <w:bCs/>
          <w:color w:val="000000"/>
          <w:u w:val="single"/>
        </w:rPr>
      </w:pPr>
    </w:p>
    <w:p w14:paraId="26B29337" w14:textId="77777777" w:rsidR="009A0996" w:rsidRDefault="009A0996" w:rsidP="00A4515C">
      <w:pPr>
        <w:spacing w:line="480" w:lineRule="auto"/>
        <w:rPr>
          <w:rFonts w:ascii="Times New Roman" w:eastAsia="Times New Roman" w:hAnsi="Times New Roman" w:cs="Times New Roman"/>
          <w:b/>
          <w:bCs/>
          <w:color w:val="000000"/>
          <w:u w:val="single"/>
        </w:rPr>
      </w:pPr>
    </w:p>
    <w:p w14:paraId="7CC5397A" w14:textId="77777777" w:rsidR="009A0996" w:rsidRDefault="009A0996" w:rsidP="00A4515C">
      <w:pPr>
        <w:spacing w:line="480" w:lineRule="auto"/>
        <w:rPr>
          <w:rFonts w:ascii="Times New Roman" w:eastAsia="Times New Roman" w:hAnsi="Times New Roman" w:cs="Times New Roman"/>
          <w:b/>
          <w:bCs/>
          <w:color w:val="000000"/>
          <w:u w:val="single"/>
        </w:rPr>
      </w:pPr>
    </w:p>
    <w:p w14:paraId="58FF13DC" w14:textId="77777777" w:rsidR="009A0996" w:rsidRDefault="009A0996" w:rsidP="00A4515C">
      <w:pPr>
        <w:spacing w:line="480" w:lineRule="auto"/>
        <w:rPr>
          <w:rFonts w:ascii="Times New Roman" w:eastAsia="Times New Roman" w:hAnsi="Times New Roman" w:cs="Times New Roman"/>
          <w:b/>
          <w:bCs/>
          <w:color w:val="000000"/>
          <w:u w:val="single"/>
        </w:rPr>
      </w:pPr>
    </w:p>
    <w:p w14:paraId="610AB98E" w14:textId="77777777" w:rsidR="009A0996" w:rsidRDefault="009A0996" w:rsidP="00A4515C">
      <w:pPr>
        <w:spacing w:line="480" w:lineRule="auto"/>
        <w:rPr>
          <w:rFonts w:ascii="Times New Roman" w:eastAsia="Times New Roman" w:hAnsi="Times New Roman" w:cs="Times New Roman"/>
          <w:b/>
          <w:bCs/>
          <w:color w:val="000000"/>
          <w:u w:val="single"/>
        </w:rPr>
      </w:pPr>
    </w:p>
    <w:p w14:paraId="2B0B2A95" w14:textId="77777777" w:rsidR="009A0996" w:rsidRDefault="009A0996" w:rsidP="00A4515C">
      <w:pPr>
        <w:spacing w:line="480" w:lineRule="auto"/>
        <w:rPr>
          <w:rFonts w:ascii="Times New Roman" w:eastAsia="Times New Roman" w:hAnsi="Times New Roman" w:cs="Times New Roman"/>
          <w:b/>
          <w:bCs/>
          <w:color w:val="000000"/>
          <w:u w:val="single"/>
        </w:rPr>
      </w:pPr>
    </w:p>
    <w:p w14:paraId="0247F914" w14:textId="35741230" w:rsidR="009A0996" w:rsidRDefault="009A0996" w:rsidP="00A4515C">
      <w:pPr>
        <w:spacing w:line="480" w:lineRule="auto"/>
        <w:rPr>
          <w:rFonts w:ascii="Times New Roman" w:eastAsia="Times New Roman" w:hAnsi="Times New Roman" w:cs="Times New Roman"/>
          <w:b/>
          <w:bCs/>
          <w:color w:val="000000"/>
          <w:u w:val="single"/>
        </w:rPr>
      </w:pPr>
      <w:r>
        <w:rPr>
          <w:rFonts w:ascii="Times New Roman" w:eastAsia="Times New Roman" w:hAnsi="Times New Roman" w:cs="Times New Roman"/>
          <w:b/>
          <w:bCs/>
          <w:color w:val="000000"/>
          <w:u w:val="single"/>
        </w:rPr>
        <w:lastRenderedPageBreak/>
        <w:t xml:space="preserve">Fig. </w:t>
      </w:r>
      <w:r w:rsidR="00FE4C2D">
        <w:rPr>
          <w:rFonts w:ascii="Times New Roman" w:eastAsia="Times New Roman" w:hAnsi="Times New Roman" w:cs="Times New Roman"/>
          <w:b/>
          <w:bCs/>
          <w:color w:val="000000"/>
          <w:u w:val="single"/>
        </w:rPr>
        <w:t>4</w:t>
      </w:r>
    </w:p>
    <w:p w14:paraId="3ACCFD2F" w14:textId="152ADFC8" w:rsidR="009A0996" w:rsidRDefault="009A0996" w:rsidP="00A4515C">
      <w:pPr>
        <w:spacing w:line="480" w:lineRule="auto"/>
        <w:rPr>
          <w:rFonts w:ascii="Times New Roman" w:eastAsia="Times New Roman" w:hAnsi="Times New Roman" w:cs="Times New Roman"/>
          <w:b/>
          <w:bCs/>
          <w:color w:val="000000"/>
          <w:u w:val="single"/>
        </w:rPr>
      </w:pPr>
      <w:r>
        <w:rPr>
          <w:noProof/>
        </w:rPr>
        <mc:AlternateContent>
          <mc:Choice Requires="wpg">
            <w:drawing>
              <wp:anchor distT="0" distB="0" distL="114300" distR="114300" simplePos="0" relativeHeight="251752448" behindDoc="1" locked="0" layoutInCell="1" allowOverlap="1" wp14:anchorId="28D7AED6" wp14:editId="755AFD8A">
                <wp:simplePos x="0" y="0"/>
                <wp:positionH relativeFrom="column">
                  <wp:posOffset>0</wp:posOffset>
                </wp:positionH>
                <wp:positionV relativeFrom="paragraph">
                  <wp:posOffset>358140</wp:posOffset>
                </wp:positionV>
                <wp:extent cx="5880100" cy="4403090"/>
                <wp:effectExtent l="0" t="0" r="0" b="3810"/>
                <wp:wrapTight wrapText="bothSides">
                  <wp:wrapPolygon edited="0">
                    <wp:start x="0" y="0"/>
                    <wp:lineTo x="0" y="17507"/>
                    <wp:lineTo x="1353" y="17943"/>
                    <wp:lineTo x="1353" y="21556"/>
                    <wp:lineTo x="21553" y="21556"/>
                    <wp:lineTo x="21553"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880100" cy="4403090"/>
                          <a:chOff x="0" y="0"/>
                          <a:chExt cx="5941060" cy="5241775"/>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4251960"/>
                          </a:xfrm>
                          <a:prstGeom prst="rect">
                            <a:avLst/>
                          </a:prstGeom>
                          <a:noFill/>
                          <a:ln>
                            <a:noFill/>
                          </a:ln>
                        </pic:spPr>
                      </pic:pic>
                      <wps:wsp>
                        <wps:cNvPr id="25" name="Text Box 25"/>
                        <wps:cNvSpPr txBox="1"/>
                        <wps:spPr>
                          <a:xfrm>
                            <a:off x="392516" y="4251960"/>
                            <a:ext cx="5548544" cy="989815"/>
                          </a:xfrm>
                          <a:prstGeom prst="rect">
                            <a:avLst/>
                          </a:prstGeom>
                          <a:solidFill>
                            <a:schemeClr val="lt1"/>
                          </a:solidFill>
                          <a:ln w="6350">
                            <a:noFill/>
                          </a:ln>
                        </wps:spPr>
                        <wps:txbx>
                          <w:txbxContent>
                            <w:p w14:paraId="77ABCED6" w14:textId="77777777" w:rsidR="009A0996" w:rsidRPr="00A70F22" w:rsidRDefault="009A0996" w:rsidP="009A0996">
                              <w:pPr>
                                <w:rPr>
                                  <w:rFonts w:ascii="Times New Roman" w:hAnsi="Times New Roman" w:cs="Times New Roman"/>
                                </w:rPr>
                              </w:pPr>
                              <w:r w:rsidRPr="00A70F22">
                                <w:rPr>
                                  <w:rFonts w:ascii="Times New Roman" w:hAnsi="Times New Roman" w:cs="Times New Roman"/>
                                  <w:b/>
                                  <w:bCs/>
                                </w:rPr>
                                <w:t>Figure</w:t>
                              </w:r>
                              <w:r w:rsidRPr="00E269C8">
                                <w:rPr>
                                  <w:rFonts w:ascii="Times New Roman" w:hAnsi="Times New Roman" w:cs="Times New Roman"/>
                                  <w:b/>
                                  <w:bCs/>
                                </w:rPr>
                                <w:t xml:space="preserve"> </w:t>
                              </w:r>
                              <w:r>
                                <w:rPr>
                                  <w:rFonts w:ascii="Times New Roman" w:hAnsi="Times New Roman" w:cs="Times New Roman"/>
                                  <w:b/>
                                  <w:bCs/>
                                </w:rPr>
                                <w:t>5</w:t>
                              </w:r>
                              <w:r w:rsidRPr="00E269C8">
                                <w:rPr>
                                  <w:rFonts w:ascii="Times New Roman" w:hAnsi="Times New Roman" w:cs="Times New Roman"/>
                                  <w:b/>
                                  <w:bCs/>
                                </w:rPr>
                                <w:t>.</w:t>
                              </w:r>
                              <w:r>
                                <w:rPr>
                                  <w:rFonts w:ascii="Times New Roman" w:hAnsi="Times New Roman" w:cs="Times New Roman"/>
                                </w:rPr>
                                <w:t xml:space="preserve"> The effect that distance from garden has on percent flowering. Confidence intervals are indicated by dashed lines for each treatment and are SE +/- mean of total flowering. *** indicate p &lt; 0.001.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D7AED6" id="Group 10" o:spid="_x0000_s1034" style="position:absolute;margin-left:0;margin-top:28.2pt;width:463pt;height:346.7pt;z-index:-251564032;mso-width-relative:margin;mso-height-relative:margin" coordsize="59410,5241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">
                <v:shape id="Picture 12" o:spid="_x0000_s1035" type="#_x0000_t75" style="position:absolute;width:59410;height:425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">
                  <v:imagedata r:id="rId22" o:title=""/>
                </v:shape>
                <v:shape id="Text Box 25" o:spid="_x0000_s1036" type="#_x0000_t202" style="position:absolute;left:3925;top:42519;width:55485;height:9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77ABCED6" w14:textId="77777777" w:rsidR="009A0996" w:rsidRPr="00A70F22" w:rsidRDefault="009A0996" w:rsidP="009A0996">
                        <w:pPr>
                          <w:rPr>
                            <w:rFonts w:ascii="Times New Roman" w:hAnsi="Times New Roman" w:cs="Times New Roman"/>
                          </w:rPr>
                        </w:pPr>
                        <w:r w:rsidRPr="00A70F22">
                          <w:rPr>
                            <w:rFonts w:ascii="Times New Roman" w:hAnsi="Times New Roman" w:cs="Times New Roman"/>
                            <w:b/>
                            <w:bCs/>
                          </w:rPr>
                          <w:t>Figure</w:t>
                        </w:r>
                        <w:r w:rsidRPr="00E269C8">
                          <w:rPr>
                            <w:rFonts w:ascii="Times New Roman" w:hAnsi="Times New Roman" w:cs="Times New Roman"/>
                            <w:b/>
                            <w:bCs/>
                          </w:rPr>
                          <w:t xml:space="preserve"> </w:t>
                        </w:r>
                        <w:r>
                          <w:rPr>
                            <w:rFonts w:ascii="Times New Roman" w:hAnsi="Times New Roman" w:cs="Times New Roman"/>
                            <w:b/>
                            <w:bCs/>
                          </w:rPr>
                          <w:t>5</w:t>
                        </w:r>
                        <w:r w:rsidRPr="00E269C8">
                          <w:rPr>
                            <w:rFonts w:ascii="Times New Roman" w:hAnsi="Times New Roman" w:cs="Times New Roman"/>
                            <w:b/>
                            <w:bCs/>
                          </w:rPr>
                          <w:t>.</w:t>
                        </w:r>
                        <w:r>
                          <w:rPr>
                            <w:rFonts w:ascii="Times New Roman" w:hAnsi="Times New Roman" w:cs="Times New Roman"/>
                          </w:rPr>
                          <w:t xml:space="preserve"> The effect that distance from garden has on percent flowering. Confidence intervals are indicated by dashed lines for each treatment and are SE +/- mean of total flowering. *** indicate p &lt; 0.001. R</w:t>
                        </w:r>
                      </w:p>
                    </w:txbxContent>
                  </v:textbox>
                </v:shape>
                <w10:wrap type="tight"/>
              </v:group>
            </w:pict>
          </mc:Fallback>
        </mc:AlternateContent>
      </w:r>
    </w:p>
    <w:p w14:paraId="58C59AE6" w14:textId="77777777" w:rsidR="00472222" w:rsidRDefault="00472222" w:rsidP="00A4515C">
      <w:pPr>
        <w:spacing w:line="480" w:lineRule="auto"/>
        <w:rPr>
          <w:rFonts w:ascii="Times New Roman" w:eastAsia="Times New Roman" w:hAnsi="Times New Roman" w:cs="Times New Roman"/>
          <w:b/>
          <w:bCs/>
          <w:color w:val="000000"/>
          <w:u w:val="single"/>
        </w:rPr>
      </w:pPr>
    </w:p>
    <w:p w14:paraId="1A7FD37C" w14:textId="77777777" w:rsidR="00FE4C2D" w:rsidRDefault="00FE4C2D" w:rsidP="00A4515C">
      <w:pPr>
        <w:spacing w:line="480" w:lineRule="auto"/>
        <w:rPr>
          <w:rFonts w:ascii="Times New Roman" w:eastAsia="Times New Roman" w:hAnsi="Times New Roman" w:cs="Times New Roman"/>
          <w:b/>
          <w:bCs/>
          <w:color w:val="000000"/>
          <w:u w:val="single"/>
        </w:rPr>
      </w:pPr>
    </w:p>
    <w:p w14:paraId="439B1E5B" w14:textId="77777777" w:rsidR="00FE4C2D" w:rsidRDefault="00FE4C2D" w:rsidP="00A4515C">
      <w:pPr>
        <w:spacing w:line="480" w:lineRule="auto"/>
        <w:rPr>
          <w:rFonts w:ascii="Times New Roman" w:eastAsia="Times New Roman" w:hAnsi="Times New Roman" w:cs="Times New Roman"/>
          <w:b/>
          <w:bCs/>
          <w:color w:val="000000"/>
          <w:u w:val="single"/>
        </w:rPr>
      </w:pPr>
    </w:p>
    <w:p w14:paraId="27780B72" w14:textId="77777777" w:rsidR="00FE4C2D" w:rsidRDefault="00FE4C2D" w:rsidP="00A4515C">
      <w:pPr>
        <w:spacing w:line="480" w:lineRule="auto"/>
        <w:rPr>
          <w:rFonts w:ascii="Times New Roman" w:eastAsia="Times New Roman" w:hAnsi="Times New Roman" w:cs="Times New Roman"/>
          <w:b/>
          <w:bCs/>
          <w:color w:val="000000"/>
          <w:u w:val="single"/>
        </w:rPr>
      </w:pPr>
    </w:p>
    <w:p w14:paraId="69381956" w14:textId="77777777" w:rsidR="00FE4C2D" w:rsidRDefault="00FE4C2D" w:rsidP="00A4515C">
      <w:pPr>
        <w:spacing w:line="480" w:lineRule="auto"/>
        <w:rPr>
          <w:rFonts w:ascii="Times New Roman" w:eastAsia="Times New Roman" w:hAnsi="Times New Roman" w:cs="Times New Roman"/>
          <w:b/>
          <w:bCs/>
          <w:color w:val="000000"/>
          <w:u w:val="single"/>
        </w:rPr>
      </w:pPr>
    </w:p>
    <w:p w14:paraId="4447CFC0" w14:textId="77777777" w:rsidR="00FE4C2D" w:rsidRDefault="00FE4C2D" w:rsidP="00A4515C">
      <w:pPr>
        <w:spacing w:line="480" w:lineRule="auto"/>
        <w:rPr>
          <w:rFonts w:ascii="Times New Roman" w:eastAsia="Times New Roman" w:hAnsi="Times New Roman" w:cs="Times New Roman"/>
          <w:b/>
          <w:bCs/>
          <w:color w:val="000000"/>
          <w:u w:val="single"/>
        </w:rPr>
      </w:pPr>
    </w:p>
    <w:p w14:paraId="61FB1221" w14:textId="77777777" w:rsidR="00FE4C2D" w:rsidRDefault="00FE4C2D" w:rsidP="00A4515C">
      <w:pPr>
        <w:spacing w:line="480" w:lineRule="auto"/>
        <w:rPr>
          <w:rFonts w:ascii="Times New Roman" w:eastAsia="Times New Roman" w:hAnsi="Times New Roman" w:cs="Times New Roman"/>
          <w:b/>
          <w:bCs/>
          <w:color w:val="000000"/>
          <w:u w:val="single"/>
        </w:rPr>
      </w:pPr>
    </w:p>
    <w:p w14:paraId="5BC0C336" w14:textId="77777777" w:rsidR="00FE4C2D" w:rsidRDefault="00FE4C2D" w:rsidP="00A4515C">
      <w:pPr>
        <w:spacing w:line="480" w:lineRule="auto"/>
        <w:rPr>
          <w:rFonts w:ascii="Times New Roman" w:eastAsia="Times New Roman" w:hAnsi="Times New Roman" w:cs="Times New Roman"/>
          <w:b/>
          <w:bCs/>
          <w:color w:val="000000"/>
          <w:u w:val="single"/>
        </w:rPr>
      </w:pPr>
    </w:p>
    <w:p w14:paraId="4EF61B3E" w14:textId="77777777" w:rsidR="00FE4C2D" w:rsidRDefault="00FE4C2D" w:rsidP="00A4515C">
      <w:pPr>
        <w:spacing w:line="480" w:lineRule="auto"/>
        <w:rPr>
          <w:rFonts w:ascii="Times New Roman" w:eastAsia="Times New Roman" w:hAnsi="Times New Roman" w:cs="Times New Roman"/>
          <w:b/>
          <w:bCs/>
          <w:color w:val="000000"/>
          <w:u w:val="single"/>
        </w:rPr>
      </w:pPr>
    </w:p>
    <w:p w14:paraId="4066DA18" w14:textId="77777777" w:rsidR="00FE4C2D" w:rsidRDefault="00FE4C2D" w:rsidP="00A4515C">
      <w:pPr>
        <w:spacing w:line="480" w:lineRule="auto"/>
        <w:rPr>
          <w:rFonts w:ascii="Times New Roman" w:eastAsia="Times New Roman" w:hAnsi="Times New Roman" w:cs="Times New Roman"/>
          <w:b/>
          <w:bCs/>
          <w:color w:val="000000"/>
          <w:u w:val="single"/>
        </w:rPr>
      </w:pPr>
    </w:p>
    <w:p w14:paraId="37D3AB51" w14:textId="77777777" w:rsidR="00FE4C2D" w:rsidRDefault="00FE4C2D" w:rsidP="00A4515C">
      <w:pPr>
        <w:spacing w:line="480" w:lineRule="auto"/>
        <w:rPr>
          <w:rFonts w:ascii="Times New Roman" w:eastAsia="Times New Roman" w:hAnsi="Times New Roman" w:cs="Times New Roman"/>
          <w:b/>
          <w:bCs/>
          <w:color w:val="000000"/>
          <w:u w:val="single"/>
        </w:rPr>
      </w:pPr>
    </w:p>
    <w:p w14:paraId="0F435C02" w14:textId="0668E825" w:rsidR="007032B8" w:rsidRPr="007032B8" w:rsidRDefault="007032B8" w:rsidP="00A4515C">
      <w:pPr>
        <w:spacing w:line="480" w:lineRule="auto"/>
        <w:rPr>
          <w:rFonts w:ascii="Times New Roman" w:eastAsia="Times New Roman" w:hAnsi="Times New Roman" w:cs="Times New Roman"/>
          <w:b/>
          <w:bCs/>
          <w:color w:val="000000"/>
          <w:u w:val="single"/>
        </w:rPr>
      </w:pPr>
      <w:r w:rsidRPr="007032B8">
        <w:rPr>
          <w:rFonts w:ascii="Times New Roman" w:eastAsia="Times New Roman" w:hAnsi="Times New Roman" w:cs="Times New Roman"/>
          <w:b/>
          <w:bCs/>
          <w:color w:val="000000"/>
          <w:u w:val="single"/>
        </w:rPr>
        <w:lastRenderedPageBreak/>
        <w:t>References</w:t>
      </w:r>
    </w:p>
    <w:p w14:paraId="69204404" w14:textId="0B195840"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Ackerly</w:t>
      </w:r>
      <w:proofErr w:type="spellEnd"/>
      <w:r w:rsidRPr="00561C20">
        <w:rPr>
          <w:rFonts w:ascii="Times New Roman" w:eastAsia="Times New Roman" w:hAnsi="Times New Roman" w:cs="Times New Roman"/>
        </w:rPr>
        <w:t xml:space="preserve">, D. D., T. E. Dawson, M. J. </w:t>
      </w:r>
      <w:proofErr w:type="spellStart"/>
      <w:r w:rsidRPr="00561C20">
        <w:rPr>
          <w:rFonts w:ascii="Times New Roman" w:eastAsia="Times New Roman" w:hAnsi="Times New Roman" w:cs="Times New Roman"/>
        </w:rPr>
        <w:t>Lechowicz</w:t>
      </w:r>
      <w:proofErr w:type="spellEnd"/>
      <w:r w:rsidRPr="00561C20">
        <w:rPr>
          <w:rFonts w:ascii="Times New Roman" w:eastAsia="Times New Roman" w:hAnsi="Times New Roman" w:cs="Times New Roman"/>
        </w:rPr>
        <w:t xml:space="preserve">, S. A. Dudley, S. E. Sultan, J. Schmitt, J. S. Coleman, C. R. Linder, D. R. </w:t>
      </w:r>
      <w:proofErr w:type="spellStart"/>
      <w:r w:rsidRPr="00561C20">
        <w:rPr>
          <w:rFonts w:ascii="Times New Roman" w:eastAsia="Times New Roman" w:hAnsi="Times New Roman" w:cs="Times New Roman"/>
        </w:rPr>
        <w:t>Sandquist</w:t>
      </w:r>
      <w:proofErr w:type="spellEnd"/>
      <w:r w:rsidRPr="00561C20">
        <w:rPr>
          <w:rFonts w:ascii="Times New Roman" w:eastAsia="Times New Roman" w:hAnsi="Times New Roman" w:cs="Times New Roman"/>
        </w:rPr>
        <w:t xml:space="preserve">, M. A. Geber, and A. S. Evans. 2000. The evolution of plant </w:t>
      </w:r>
      <w:proofErr w:type="spellStart"/>
      <w:r w:rsidRPr="00561C20">
        <w:rPr>
          <w:rFonts w:ascii="Times New Roman" w:eastAsia="Times New Roman" w:hAnsi="Times New Roman" w:cs="Times New Roman"/>
        </w:rPr>
        <w:t>ecophysiological</w:t>
      </w:r>
      <w:proofErr w:type="spellEnd"/>
      <w:r w:rsidRPr="00561C20">
        <w:rPr>
          <w:rFonts w:ascii="Times New Roman" w:eastAsia="Times New Roman" w:hAnsi="Times New Roman" w:cs="Times New Roman"/>
        </w:rPr>
        <w:t xml:space="preserve"> traits: Recent advances and future directions. </w:t>
      </w:r>
      <w:proofErr w:type="spellStart"/>
      <w:r w:rsidRPr="00561C20">
        <w:rPr>
          <w:rFonts w:ascii="Times New Roman" w:eastAsia="Times New Roman" w:hAnsi="Times New Roman" w:cs="Times New Roman"/>
        </w:rPr>
        <w:t>BioScience</w:t>
      </w:r>
      <w:proofErr w:type="spellEnd"/>
      <w:r w:rsidRPr="00561C20">
        <w:rPr>
          <w:rFonts w:ascii="Times New Roman" w:eastAsia="Times New Roman" w:hAnsi="Times New Roman" w:cs="Times New Roman"/>
        </w:rPr>
        <w:t xml:space="preserve"> 50:979–995.</w:t>
      </w:r>
    </w:p>
    <w:p w14:paraId="15DE4DA9" w14:textId="615BA114"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Aho</w:t>
      </w:r>
      <w:proofErr w:type="spellEnd"/>
      <w:r w:rsidRPr="00561C20">
        <w:rPr>
          <w:rFonts w:ascii="Times New Roman" w:eastAsia="Times New Roman" w:hAnsi="Times New Roman" w:cs="Times New Roman"/>
        </w:rPr>
        <w:t xml:space="preserve">, K., D. </w:t>
      </w:r>
      <w:proofErr w:type="spellStart"/>
      <w:r w:rsidRPr="00561C20">
        <w:rPr>
          <w:rFonts w:ascii="Times New Roman" w:eastAsia="Times New Roman" w:hAnsi="Times New Roman" w:cs="Times New Roman"/>
        </w:rPr>
        <w:t>Derryberry</w:t>
      </w:r>
      <w:proofErr w:type="spellEnd"/>
      <w:r w:rsidRPr="00561C20">
        <w:rPr>
          <w:rFonts w:ascii="Times New Roman" w:eastAsia="Times New Roman" w:hAnsi="Times New Roman" w:cs="Times New Roman"/>
        </w:rPr>
        <w:t>, and T. Peterson. 2014. Model selection for ecologists</w:t>
      </w:r>
      <w:del w:id="76" w:author="Zoe Marie Klein" w:date="2023-02-02T09:12:00Z">
        <w:r w:rsidRPr="00561C20" w:rsidDel="00AC6242">
          <w:rPr>
            <w:rFonts w:ascii="Times New Roman" w:eastAsia="Times New Roman" w:hAnsi="Times New Roman" w:cs="Times New Roman"/>
          </w:rPr>
          <w:delText> </w:delText>
        </w:r>
      </w:del>
      <w:r w:rsidRPr="00561C20">
        <w:rPr>
          <w:rFonts w:ascii="Times New Roman" w:eastAsia="Times New Roman" w:hAnsi="Times New Roman" w:cs="Times New Roman"/>
        </w:rPr>
        <w:t>: the worldviews of AIC and BIC</w:t>
      </w:r>
      <w:r>
        <w:rPr>
          <w:rFonts w:ascii="Times New Roman" w:eastAsia="Times New Roman" w:hAnsi="Times New Roman" w:cs="Times New Roman"/>
        </w:rPr>
        <w:t xml:space="preserve">. </w:t>
      </w:r>
      <w:r w:rsidRPr="00561C20">
        <w:rPr>
          <w:rFonts w:ascii="Times New Roman" w:eastAsia="Times New Roman" w:hAnsi="Times New Roman" w:cs="Times New Roman"/>
        </w:rPr>
        <w:t>Ecology 95:631–636.</w:t>
      </w:r>
    </w:p>
    <w:p w14:paraId="0C55F7B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Anderson, J. T., and S. M. </w:t>
      </w:r>
      <w:proofErr w:type="spellStart"/>
      <w:r w:rsidRPr="00561C20">
        <w:rPr>
          <w:rFonts w:ascii="Times New Roman" w:eastAsia="Times New Roman" w:hAnsi="Times New Roman" w:cs="Times New Roman"/>
        </w:rPr>
        <w:t>Wadgymar</w:t>
      </w:r>
      <w:proofErr w:type="spellEnd"/>
      <w:r w:rsidRPr="00561C20">
        <w:rPr>
          <w:rFonts w:ascii="Times New Roman" w:eastAsia="Times New Roman" w:hAnsi="Times New Roman" w:cs="Times New Roman"/>
        </w:rPr>
        <w:t xml:space="preserve">. 2020. Climate change disrupts local adaptation and </w:t>
      </w:r>
      <w:proofErr w:type="spellStart"/>
      <w:r w:rsidRPr="00561C20">
        <w:rPr>
          <w:rFonts w:ascii="Times New Roman" w:eastAsia="Times New Roman" w:hAnsi="Times New Roman" w:cs="Times New Roman"/>
        </w:rPr>
        <w:t>favours</w:t>
      </w:r>
      <w:proofErr w:type="spellEnd"/>
      <w:r w:rsidRPr="00561C20">
        <w:rPr>
          <w:rFonts w:ascii="Times New Roman" w:eastAsia="Times New Roman" w:hAnsi="Times New Roman" w:cs="Times New Roman"/>
        </w:rPr>
        <w:t xml:space="preserve"> upslope migration. Ecology Letters 23:181–192.</w:t>
      </w:r>
    </w:p>
    <w:p w14:paraId="590C8DC7" w14:textId="6BE3D755" w:rsidR="007032B8" w:rsidRDefault="007032B8" w:rsidP="007032B8">
      <w:pPr>
        <w:spacing w:before="100" w:beforeAutospacing="1" w:after="100" w:afterAutospacing="1"/>
        <w:ind w:left="480" w:hanging="480"/>
        <w:rPr>
          <w:ins w:id="77" w:author="Zoe Marie Klein" w:date="2023-02-02T08:34:00Z"/>
          <w:rFonts w:ascii="Times New Roman" w:eastAsia="Times New Roman" w:hAnsi="Times New Roman" w:cs="Times New Roman"/>
        </w:rPr>
      </w:pPr>
      <w:proofErr w:type="spellStart"/>
      <w:r w:rsidRPr="00561C20">
        <w:rPr>
          <w:rFonts w:ascii="Times New Roman" w:eastAsia="Times New Roman" w:hAnsi="Times New Roman" w:cs="Times New Roman"/>
        </w:rPr>
        <w:t>Angert</w:t>
      </w:r>
      <w:proofErr w:type="spellEnd"/>
      <w:r w:rsidRPr="00561C20">
        <w:rPr>
          <w:rFonts w:ascii="Times New Roman" w:eastAsia="Times New Roman" w:hAnsi="Times New Roman" w:cs="Times New Roman"/>
        </w:rPr>
        <w:t xml:space="preserve">, A. L., T. E. </w:t>
      </w:r>
      <w:proofErr w:type="spellStart"/>
      <w:r w:rsidRPr="00561C20">
        <w:rPr>
          <w:rFonts w:ascii="Times New Roman" w:eastAsia="Times New Roman" w:hAnsi="Times New Roman" w:cs="Times New Roman"/>
        </w:rPr>
        <w:t>Huxman</w:t>
      </w:r>
      <w:proofErr w:type="spellEnd"/>
      <w:r w:rsidRPr="00561C20">
        <w:rPr>
          <w:rFonts w:ascii="Times New Roman" w:eastAsia="Times New Roman" w:hAnsi="Times New Roman" w:cs="Times New Roman"/>
        </w:rPr>
        <w:t xml:space="preserve">, G. A. Barron-Gafford, K. L. </w:t>
      </w:r>
      <w:proofErr w:type="spellStart"/>
      <w:r w:rsidRPr="00561C20">
        <w:rPr>
          <w:rFonts w:ascii="Times New Roman" w:eastAsia="Times New Roman" w:hAnsi="Times New Roman" w:cs="Times New Roman"/>
        </w:rPr>
        <w:t>Gerst</w:t>
      </w:r>
      <w:proofErr w:type="spellEnd"/>
      <w:r w:rsidRPr="00561C20">
        <w:rPr>
          <w:rFonts w:ascii="Times New Roman" w:eastAsia="Times New Roman" w:hAnsi="Times New Roman" w:cs="Times New Roman"/>
        </w:rPr>
        <w:t>, and D. L. Venable. 2007. Linking growth strategies to long-term population dynamics in a guild of desert annuals. Journal of Ecology 95:321–331.</w:t>
      </w:r>
    </w:p>
    <w:p w14:paraId="1EC8D469" w14:textId="3B0CA8E7" w:rsidR="00F21D6E" w:rsidRPr="00F21D6E" w:rsidRDefault="00F21D6E" w:rsidP="007032B8">
      <w:pPr>
        <w:spacing w:before="100" w:beforeAutospacing="1" w:after="100" w:afterAutospacing="1"/>
        <w:ind w:left="480" w:hanging="480"/>
        <w:rPr>
          <w:rFonts w:ascii="Times New Roman" w:eastAsia="Times New Roman" w:hAnsi="Times New Roman" w:cs="Times New Roman"/>
          <w:sz w:val="22"/>
          <w:szCs w:val="22"/>
          <w:rPrChange w:id="78" w:author="Zoe Marie Klein" w:date="2023-02-02T08:34:00Z">
            <w:rPr>
              <w:rFonts w:ascii="Times New Roman" w:eastAsia="Times New Roman" w:hAnsi="Times New Roman" w:cs="Times New Roman"/>
            </w:rPr>
          </w:rPrChange>
        </w:rPr>
      </w:pPr>
      <w:proofErr w:type="spellStart"/>
      <w:ins w:id="79" w:author="Zoe Marie Klein" w:date="2023-02-02T08:34:00Z">
        <w:r w:rsidRPr="00F21D6E">
          <w:rPr>
            <w:rFonts w:ascii="Times New Roman" w:eastAsiaTheme="minorHAnsi" w:hAnsi="Times New Roman" w:cs="Times New Roman"/>
            <w:color w:val="000000"/>
            <w:rPrChange w:id="80" w:author="Zoe Marie Klein" w:date="2023-02-02T08:34:00Z">
              <w:rPr>
                <w:rFonts w:ascii="Helvetica Neue" w:eastAsiaTheme="minorHAnsi" w:hAnsi="Helvetica Neue" w:cs="Helvetica Neue"/>
                <w:color w:val="000000"/>
                <w:sz w:val="26"/>
                <w:szCs w:val="26"/>
              </w:rPr>
            </w:rPrChange>
          </w:rPr>
          <w:t>Ashander</w:t>
        </w:r>
        <w:proofErr w:type="spellEnd"/>
        <w:r w:rsidRPr="00F21D6E">
          <w:rPr>
            <w:rFonts w:ascii="Times New Roman" w:eastAsiaTheme="minorHAnsi" w:hAnsi="Times New Roman" w:cs="Times New Roman"/>
            <w:color w:val="000000"/>
            <w:rPrChange w:id="81" w:author="Zoe Marie Klein" w:date="2023-02-02T08:34:00Z">
              <w:rPr>
                <w:rFonts w:ascii="Helvetica Neue" w:eastAsiaTheme="minorHAnsi" w:hAnsi="Helvetica Neue" w:cs="Helvetica Neue"/>
                <w:color w:val="000000"/>
                <w:sz w:val="26"/>
                <w:szCs w:val="26"/>
              </w:rPr>
            </w:rPrChange>
          </w:rPr>
          <w:t xml:space="preserve"> J, Chevin L-M, Baskett ML. 2016</w:t>
        </w:r>
        <w:r>
          <w:rPr>
            <w:rFonts w:ascii="Times New Roman" w:eastAsiaTheme="minorHAnsi" w:hAnsi="Times New Roman" w:cs="Times New Roman"/>
            <w:color w:val="000000"/>
          </w:rPr>
          <w:t>.</w:t>
        </w:r>
        <w:r w:rsidRPr="00F21D6E">
          <w:rPr>
            <w:rFonts w:ascii="Times New Roman" w:eastAsiaTheme="minorHAnsi" w:hAnsi="Times New Roman" w:cs="Times New Roman"/>
            <w:color w:val="000000"/>
            <w:rPrChange w:id="82" w:author="Zoe Marie Klein" w:date="2023-02-02T08:34:00Z">
              <w:rPr>
                <w:rFonts w:ascii="Helvetica Neue" w:eastAsiaTheme="minorHAnsi" w:hAnsi="Helvetica Neue" w:cs="Helvetica Neue"/>
                <w:color w:val="000000"/>
                <w:sz w:val="26"/>
                <w:szCs w:val="26"/>
              </w:rPr>
            </w:rPrChange>
          </w:rPr>
          <w:t xml:space="preserve"> Predicting evolutionary rescue via evolving plasticity in stochastic environments. Proc</w:t>
        </w:r>
      </w:ins>
      <w:ins w:id="83" w:author="Zoe Marie Klein" w:date="2023-02-02T09:12:00Z">
        <w:r w:rsidR="00AC6242">
          <w:rPr>
            <w:rFonts w:ascii="Times New Roman" w:eastAsiaTheme="minorHAnsi" w:hAnsi="Times New Roman" w:cs="Times New Roman"/>
            <w:color w:val="000000"/>
          </w:rPr>
          <w:t>eedings of the</w:t>
        </w:r>
      </w:ins>
      <w:ins w:id="84" w:author="Zoe Marie Klein" w:date="2023-02-02T08:34:00Z">
        <w:r w:rsidRPr="00F21D6E">
          <w:rPr>
            <w:rFonts w:ascii="Times New Roman" w:eastAsiaTheme="minorHAnsi" w:hAnsi="Times New Roman" w:cs="Times New Roman"/>
            <w:color w:val="000000"/>
            <w:rPrChange w:id="85" w:author="Zoe Marie Klein" w:date="2023-02-02T08:34:00Z">
              <w:rPr>
                <w:rFonts w:ascii="Helvetica Neue" w:eastAsiaTheme="minorHAnsi" w:hAnsi="Helvetica Neue" w:cs="Helvetica Neue"/>
                <w:color w:val="000000"/>
                <w:sz w:val="26"/>
                <w:szCs w:val="26"/>
              </w:rPr>
            </w:rPrChange>
          </w:rPr>
          <w:t xml:space="preserve"> R</w:t>
        </w:r>
      </w:ins>
      <w:ins w:id="86" w:author="Zoe Marie Klein" w:date="2023-02-02T09:12:00Z">
        <w:r w:rsidR="00AC6242">
          <w:rPr>
            <w:rFonts w:ascii="Times New Roman" w:eastAsiaTheme="minorHAnsi" w:hAnsi="Times New Roman" w:cs="Times New Roman"/>
            <w:color w:val="000000"/>
          </w:rPr>
          <w:t>oyal</w:t>
        </w:r>
      </w:ins>
      <w:ins w:id="87" w:author="Zoe Marie Klein" w:date="2023-02-02T08:34:00Z">
        <w:r w:rsidRPr="00F21D6E">
          <w:rPr>
            <w:rFonts w:ascii="Times New Roman" w:eastAsiaTheme="minorHAnsi" w:hAnsi="Times New Roman" w:cs="Times New Roman"/>
            <w:color w:val="000000"/>
            <w:rPrChange w:id="88" w:author="Zoe Marie Klein" w:date="2023-02-02T08:34:00Z">
              <w:rPr>
                <w:rFonts w:ascii="Helvetica Neue" w:eastAsiaTheme="minorHAnsi" w:hAnsi="Helvetica Neue" w:cs="Helvetica Neue"/>
                <w:color w:val="000000"/>
                <w:sz w:val="26"/>
                <w:szCs w:val="26"/>
              </w:rPr>
            </w:rPrChange>
          </w:rPr>
          <w:t xml:space="preserve"> Soc</w:t>
        </w:r>
      </w:ins>
      <w:ins w:id="89" w:author="Zoe Marie Klein" w:date="2023-02-02T09:12:00Z">
        <w:r w:rsidR="00AC6242">
          <w:rPr>
            <w:rFonts w:ascii="Times New Roman" w:eastAsiaTheme="minorHAnsi" w:hAnsi="Times New Roman" w:cs="Times New Roman"/>
            <w:color w:val="000000"/>
          </w:rPr>
          <w:t>iety</w:t>
        </w:r>
      </w:ins>
      <w:ins w:id="90" w:author="Zoe Marie Klein" w:date="2023-02-02T08:34:00Z">
        <w:r w:rsidRPr="00F21D6E">
          <w:rPr>
            <w:rFonts w:ascii="Times New Roman" w:eastAsiaTheme="minorHAnsi" w:hAnsi="Times New Roman" w:cs="Times New Roman"/>
            <w:color w:val="000000"/>
            <w:rPrChange w:id="91" w:author="Zoe Marie Klein" w:date="2023-02-02T08:34:00Z">
              <w:rPr>
                <w:rFonts w:ascii="Helvetica Neue" w:eastAsiaTheme="minorHAnsi" w:hAnsi="Helvetica Neue" w:cs="Helvetica Neue"/>
                <w:color w:val="000000"/>
                <w:sz w:val="26"/>
                <w:szCs w:val="26"/>
              </w:rPr>
            </w:rPrChange>
          </w:rPr>
          <w:t xml:space="preserve"> B 283: 20161690. http://dx.doi.org/10.1098/rspb.2016.1690</w:t>
        </w:r>
      </w:ins>
    </w:p>
    <w:p w14:paraId="51A7FFE1"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Balazs</w:t>
      </w:r>
      <w:proofErr w:type="spellEnd"/>
      <w:r w:rsidRPr="00561C20">
        <w:rPr>
          <w:rFonts w:ascii="Times New Roman" w:eastAsia="Times New Roman" w:hAnsi="Times New Roman" w:cs="Times New Roman"/>
        </w:rPr>
        <w:t xml:space="preserve">, K. R., A. T. Kramer, S. M. Munson, N. </w:t>
      </w:r>
      <w:proofErr w:type="spellStart"/>
      <w:r w:rsidRPr="00561C20">
        <w:rPr>
          <w:rFonts w:ascii="Times New Roman" w:eastAsia="Times New Roman" w:hAnsi="Times New Roman" w:cs="Times New Roman"/>
        </w:rPr>
        <w:t>Talkington</w:t>
      </w:r>
      <w:proofErr w:type="spellEnd"/>
      <w:r w:rsidRPr="00561C20">
        <w:rPr>
          <w:rFonts w:ascii="Times New Roman" w:eastAsia="Times New Roman" w:hAnsi="Times New Roman" w:cs="Times New Roman"/>
        </w:rPr>
        <w:t>, S. Still, and B. J. Butterfield. 2020. The right trait in the right place at the right time: Matching traits to environment improves restoration outcomes. Ecological Applications 30:1–7.</w:t>
      </w:r>
    </w:p>
    <w:p w14:paraId="35104CDB"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Banerjee, M. J., V. J. Gerhart, and E. P. Glenn. 2006. Native Plant Regeneration on Abandoned Desert Farmland: Effects of Irrigation, Soil Preparation, and Amendments on Seedling Establishment. Restoration Ecology 14:339–348.</w:t>
      </w:r>
    </w:p>
    <w:p w14:paraId="4D613989" w14:textId="5A92AA2B" w:rsidR="007032B8" w:rsidRDefault="007032B8" w:rsidP="007032B8">
      <w:pPr>
        <w:spacing w:before="100" w:beforeAutospacing="1" w:after="100" w:afterAutospacing="1"/>
        <w:ind w:left="480" w:hanging="480"/>
        <w:rPr>
          <w:ins w:id="92" w:author="Zoe Marie Klein" w:date="2023-02-02T08:31:00Z"/>
          <w:rFonts w:ascii="Times New Roman" w:eastAsia="Times New Roman" w:hAnsi="Times New Roman" w:cs="Times New Roman"/>
        </w:rPr>
      </w:pPr>
      <w:r w:rsidRPr="00561C20">
        <w:rPr>
          <w:rFonts w:ascii="Times New Roman" w:eastAsia="Times New Roman" w:hAnsi="Times New Roman" w:cs="Times New Roman"/>
        </w:rPr>
        <w:t xml:space="preserve">Barak, R. S., J. B. </w:t>
      </w:r>
      <w:proofErr w:type="spellStart"/>
      <w:r w:rsidRPr="00561C20">
        <w:rPr>
          <w:rFonts w:ascii="Times New Roman" w:eastAsia="Times New Roman" w:hAnsi="Times New Roman" w:cs="Times New Roman"/>
        </w:rPr>
        <w:t>Fant</w:t>
      </w:r>
      <w:proofErr w:type="spellEnd"/>
      <w:r w:rsidRPr="00561C20">
        <w:rPr>
          <w:rFonts w:ascii="Times New Roman" w:eastAsia="Times New Roman" w:hAnsi="Times New Roman" w:cs="Times New Roman"/>
        </w:rPr>
        <w:t xml:space="preserve">, A. T. Kramer, and K. A. </w:t>
      </w:r>
      <w:proofErr w:type="spellStart"/>
      <w:r w:rsidRPr="00561C20">
        <w:rPr>
          <w:rFonts w:ascii="Times New Roman" w:eastAsia="Times New Roman" w:hAnsi="Times New Roman" w:cs="Times New Roman"/>
        </w:rPr>
        <w:t>Skogen</w:t>
      </w:r>
      <w:proofErr w:type="spellEnd"/>
      <w:r w:rsidRPr="00561C20">
        <w:rPr>
          <w:rFonts w:ascii="Times New Roman" w:eastAsia="Times New Roman" w:hAnsi="Times New Roman" w:cs="Times New Roman"/>
        </w:rPr>
        <w:t>. 2015. Assessing the value of potential “native winners” for restoration of cheatgrass-invaded habitat. Western North American Naturalist 75:58–69.</w:t>
      </w:r>
    </w:p>
    <w:p w14:paraId="578C241E" w14:textId="77777777" w:rsidR="00AC6242" w:rsidRDefault="00AC6242" w:rsidP="00AC6242">
      <w:pPr>
        <w:pStyle w:val="NormalWeb"/>
        <w:ind w:left="480" w:hanging="480"/>
        <w:rPr>
          <w:ins w:id="93" w:author="Zoe Marie Klein" w:date="2023-02-02T09:14:00Z"/>
        </w:rPr>
      </w:pPr>
      <w:proofErr w:type="spellStart"/>
      <w:ins w:id="94" w:author="Zoe Marie Klein" w:date="2023-02-02T09:14:00Z">
        <w:r>
          <w:t>Berdugo</w:t>
        </w:r>
        <w:proofErr w:type="spellEnd"/>
        <w:r>
          <w:t>, M., M. Delgado-</w:t>
        </w:r>
        <w:proofErr w:type="spellStart"/>
        <w:r>
          <w:t>Baquerizo</w:t>
        </w:r>
        <w:proofErr w:type="spellEnd"/>
        <w:r>
          <w:t xml:space="preserve">, S. </w:t>
        </w:r>
        <w:proofErr w:type="spellStart"/>
        <w:r>
          <w:t>Soliveres</w:t>
        </w:r>
        <w:proofErr w:type="spellEnd"/>
        <w:r>
          <w:t xml:space="preserve">, R. Hernández-Clemente, Y. Zhao, J. J. Gaitán, N. Gross, H. </w:t>
        </w:r>
        <w:proofErr w:type="spellStart"/>
        <w:r>
          <w:t>Saiz</w:t>
        </w:r>
        <w:proofErr w:type="spellEnd"/>
        <w:r>
          <w:t xml:space="preserve">, V. Maire, A. Lehmann, M. C. </w:t>
        </w:r>
        <w:proofErr w:type="spellStart"/>
        <w:r>
          <w:t>Rillig</w:t>
        </w:r>
        <w:proofErr w:type="spellEnd"/>
        <w:r>
          <w:t xml:space="preserve">, R. V </w:t>
        </w:r>
        <w:proofErr w:type="spellStart"/>
        <w:r>
          <w:t>Solé</w:t>
        </w:r>
        <w:proofErr w:type="spellEnd"/>
        <w:r>
          <w:t xml:space="preserve">, and F. T. </w:t>
        </w:r>
        <w:proofErr w:type="spellStart"/>
        <w:r>
          <w:t>Maestre</w:t>
        </w:r>
        <w:proofErr w:type="spellEnd"/>
        <w:r>
          <w:t>. 2020. Global ecosystem thresholds driven by aridity. Science 367:787–790.</w:t>
        </w:r>
      </w:ins>
    </w:p>
    <w:p w14:paraId="47971DA5" w14:textId="341697F3" w:rsidR="00F21D6E" w:rsidRPr="00561C20" w:rsidDel="00AC6242" w:rsidRDefault="00F21D6E" w:rsidP="007032B8">
      <w:pPr>
        <w:spacing w:before="100" w:beforeAutospacing="1" w:after="100" w:afterAutospacing="1"/>
        <w:ind w:left="480" w:hanging="480"/>
        <w:rPr>
          <w:del w:id="95" w:author="Zoe Marie Klein" w:date="2023-02-02T09:14:00Z"/>
          <w:rFonts w:ascii="Times New Roman" w:eastAsia="Times New Roman" w:hAnsi="Times New Roman" w:cs="Times New Roman"/>
        </w:rPr>
      </w:pPr>
    </w:p>
    <w:p w14:paraId="25E91DA7"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Brouillette</w:t>
      </w:r>
      <w:proofErr w:type="spellEnd"/>
      <w:r w:rsidRPr="00561C20">
        <w:rPr>
          <w:rFonts w:ascii="Times New Roman" w:eastAsia="Times New Roman" w:hAnsi="Times New Roman" w:cs="Times New Roman"/>
        </w:rPr>
        <w:t>, L. C., C. M. Mason, R. Y. Shirk, and L. A. Donovan. 2014. Adaptive differentiation of traits related to resource use in a desert annual along a resource gradient.</w:t>
      </w:r>
    </w:p>
    <w:p w14:paraId="7B23642F"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Butterfield, B. J., S. M. Copeland, S. M. Munson, C. M. </w:t>
      </w:r>
      <w:proofErr w:type="spellStart"/>
      <w:r w:rsidRPr="00561C20">
        <w:rPr>
          <w:rFonts w:ascii="Times New Roman" w:eastAsia="Times New Roman" w:hAnsi="Times New Roman" w:cs="Times New Roman"/>
        </w:rPr>
        <w:t>Roybal</w:t>
      </w:r>
      <w:proofErr w:type="spellEnd"/>
      <w:r w:rsidRPr="00561C20">
        <w:rPr>
          <w:rFonts w:ascii="Times New Roman" w:eastAsia="Times New Roman" w:hAnsi="Times New Roman" w:cs="Times New Roman"/>
        </w:rPr>
        <w:t xml:space="preserve">, and T. E. Wood. 2017. Prestoration: using species in restoration that will persist now and into the future. Restoration Ecology </w:t>
      </w:r>
      <w:proofErr w:type="gramStart"/>
      <w:r w:rsidRPr="00561C20">
        <w:rPr>
          <w:rFonts w:ascii="Times New Roman" w:eastAsia="Times New Roman" w:hAnsi="Times New Roman" w:cs="Times New Roman"/>
        </w:rPr>
        <w:t>25:S</w:t>
      </w:r>
      <w:proofErr w:type="gramEnd"/>
      <w:r w:rsidRPr="00561C20">
        <w:rPr>
          <w:rFonts w:ascii="Times New Roman" w:eastAsia="Times New Roman" w:hAnsi="Times New Roman" w:cs="Times New Roman"/>
        </w:rPr>
        <w:t>155–S163.</w:t>
      </w:r>
    </w:p>
    <w:p w14:paraId="17C75B1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lastRenderedPageBreak/>
        <w:t>Butterfield, B. J., and S. M. Munson. 2016. Temperature is better than precipitation as a predictor of plant community assembly across a dryland region. Journal of Vegetation Science 27:938–947.</w:t>
      </w:r>
    </w:p>
    <w:p w14:paraId="55FDFFC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Chevin, L. M., and A. A. Hoffmann. 2017. Evolution of phenotypic plasticity in extreme environments. Philosophical Transactions of the Royal Society B: Biological Sciences 372.</w:t>
      </w:r>
    </w:p>
    <w:p w14:paraId="0C4A7C9E"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Cleland, E. E., S. L. Collins, T. L. Dickson, E. C. Farrer, K. L. Gross, L. A. </w:t>
      </w:r>
      <w:proofErr w:type="spellStart"/>
      <w:r w:rsidRPr="00561C20">
        <w:rPr>
          <w:rFonts w:ascii="Times New Roman" w:eastAsia="Times New Roman" w:hAnsi="Times New Roman" w:cs="Times New Roman"/>
        </w:rPr>
        <w:t>Gherardi</w:t>
      </w:r>
      <w:proofErr w:type="spellEnd"/>
      <w:r w:rsidRPr="00561C20">
        <w:rPr>
          <w:rFonts w:ascii="Times New Roman" w:eastAsia="Times New Roman" w:hAnsi="Times New Roman" w:cs="Times New Roman"/>
        </w:rPr>
        <w:t xml:space="preserve">, L. M. Hallett, R. J. Hobbs, J. S. Hsu, L. Turnbull, and K. N. </w:t>
      </w:r>
      <w:proofErr w:type="spellStart"/>
      <w:r w:rsidRPr="00561C20">
        <w:rPr>
          <w:rFonts w:ascii="Times New Roman" w:eastAsia="Times New Roman" w:hAnsi="Times New Roman" w:cs="Times New Roman"/>
        </w:rPr>
        <w:t>Suding</w:t>
      </w:r>
      <w:proofErr w:type="spellEnd"/>
      <w:r w:rsidRPr="00561C20">
        <w:rPr>
          <w:rFonts w:ascii="Times New Roman" w:eastAsia="Times New Roman" w:hAnsi="Times New Roman" w:cs="Times New Roman"/>
        </w:rPr>
        <w:t>. 2013. Sensitivity of grassland plant community composition to spatial vs. temporal variation in precipitation. Ecology 94:1687–1696.</w:t>
      </w:r>
    </w:p>
    <w:p w14:paraId="209B6E86"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Cook, B. I., T. R. Ault, and J. E. </w:t>
      </w:r>
      <w:proofErr w:type="spellStart"/>
      <w:r w:rsidRPr="00561C20">
        <w:rPr>
          <w:rFonts w:ascii="Times New Roman" w:eastAsia="Times New Roman" w:hAnsi="Times New Roman" w:cs="Times New Roman"/>
        </w:rPr>
        <w:t>Smerdon</w:t>
      </w:r>
      <w:proofErr w:type="spellEnd"/>
      <w:r w:rsidRPr="00561C20">
        <w:rPr>
          <w:rFonts w:ascii="Times New Roman" w:eastAsia="Times New Roman" w:hAnsi="Times New Roman" w:cs="Times New Roman"/>
        </w:rPr>
        <w:t>. 2015, February 1. Unprecedented 21st century drought risk in the American Southwest and Central Plains. American Association for the Advancement of Science.</w:t>
      </w:r>
    </w:p>
    <w:p w14:paraId="05EBDC3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Cooper, H. F., K. C. Grady, J. A. Cowan, R. J. Best, G. J. Allan, and T. G. Whitham. 2019. Genotypic variation in phenological plasticity: Reciprocal common gardens reveal adaptive responses to warmer springs but not to fall frost. Global Change Biology 25:187–200.</w:t>
      </w:r>
    </w:p>
    <w:p w14:paraId="446B825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Copeland, S. M., S. M. Munson, J. B. Bradford, B. J. Butterfield, and K. L. Gunnell. 2019. Long-term plant community trajectories suggest divergent responses of native and non-native perennials and annuals to vegetation removal and seeding treatments. Restoration Ecology 27:821–831.</w:t>
      </w:r>
    </w:p>
    <w:p w14:paraId="6B74406F"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Cornelissen, J. H. C., S. Lavorel, E. Garnier, S. Díaz, N. Buchmann, D. E. </w:t>
      </w:r>
      <w:proofErr w:type="spellStart"/>
      <w:r w:rsidRPr="00561C20">
        <w:rPr>
          <w:rFonts w:ascii="Times New Roman" w:eastAsia="Times New Roman" w:hAnsi="Times New Roman" w:cs="Times New Roman"/>
        </w:rPr>
        <w:t>Gurvich</w:t>
      </w:r>
      <w:proofErr w:type="spellEnd"/>
      <w:r w:rsidRPr="00561C20">
        <w:rPr>
          <w:rFonts w:ascii="Times New Roman" w:eastAsia="Times New Roman" w:hAnsi="Times New Roman" w:cs="Times New Roman"/>
        </w:rPr>
        <w:t xml:space="preserve">, P. B. Reich, H. Ter </w:t>
      </w:r>
      <w:proofErr w:type="spellStart"/>
      <w:r w:rsidRPr="00561C20">
        <w:rPr>
          <w:rFonts w:ascii="Times New Roman" w:eastAsia="Times New Roman" w:hAnsi="Times New Roman" w:cs="Times New Roman"/>
        </w:rPr>
        <w:t>Steege</w:t>
      </w:r>
      <w:proofErr w:type="spellEnd"/>
      <w:r w:rsidRPr="00561C20">
        <w:rPr>
          <w:rFonts w:ascii="Times New Roman" w:eastAsia="Times New Roman" w:hAnsi="Times New Roman" w:cs="Times New Roman"/>
        </w:rPr>
        <w:t xml:space="preserve">, H. D. Morgan, M. G. A. Van Der Heijden, J. G. </w:t>
      </w:r>
      <w:proofErr w:type="spellStart"/>
      <w:r w:rsidRPr="00561C20">
        <w:rPr>
          <w:rFonts w:ascii="Times New Roman" w:eastAsia="Times New Roman" w:hAnsi="Times New Roman" w:cs="Times New Roman"/>
        </w:rPr>
        <w:t>Pausas</w:t>
      </w:r>
      <w:proofErr w:type="spellEnd"/>
      <w:r w:rsidRPr="00561C20">
        <w:rPr>
          <w:rFonts w:ascii="Times New Roman" w:eastAsia="Times New Roman" w:hAnsi="Times New Roman" w:cs="Times New Roman"/>
        </w:rPr>
        <w:t xml:space="preserve">, and H. </w:t>
      </w:r>
      <w:proofErr w:type="spellStart"/>
      <w:r w:rsidRPr="00561C20">
        <w:rPr>
          <w:rFonts w:ascii="Times New Roman" w:eastAsia="Times New Roman" w:hAnsi="Times New Roman" w:cs="Times New Roman"/>
        </w:rPr>
        <w:t>Poorter</w:t>
      </w:r>
      <w:proofErr w:type="spellEnd"/>
      <w:r w:rsidRPr="00561C20">
        <w:rPr>
          <w:rFonts w:ascii="Times New Roman" w:eastAsia="Times New Roman" w:hAnsi="Times New Roman" w:cs="Times New Roman"/>
        </w:rPr>
        <w:t xml:space="preserve">. 2003. A handbook of protocols for </w:t>
      </w:r>
      <w:proofErr w:type="spellStart"/>
      <w:r w:rsidRPr="00561C20">
        <w:rPr>
          <w:rFonts w:ascii="Times New Roman" w:eastAsia="Times New Roman" w:hAnsi="Times New Roman" w:cs="Times New Roman"/>
        </w:rPr>
        <w:t>standardised</w:t>
      </w:r>
      <w:proofErr w:type="spellEnd"/>
      <w:r w:rsidRPr="00561C20">
        <w:rPr>
          <w:rFonts w:ascii="Times New Roman" w:eastAsia="Times New Roman" w:hAnsi="Times New Roman" w:cs="Times New Roman"/>
        </w:rPr>
        <w:t xml:space="preserve"> and easy measurement of plant functional traits worldwide. Australian Journal of Botany 51:335–380.</w:t>
      </w:r>
    </w:p>
    <w:p w14:paraId="65D8D3B0"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De </w:t>
      </w:r>
      <w:proofErr w:type="spellStart"/>
      <w:r w:rsidRPr="00561C20">
        <w:rPr>
          <w:rFonts w:ascii="Times New Roman" w:eastAsia="Times New Roman" w:hAnsi="Times New Roman" w:cs="Times New Roman"/>
        </w:rPr>
        <w:t>Kort</w:t>
      </w:r>
      <w:proofErr w:type="spellEnd"/>
      <w:r w:rsidRPr="00561C20">
        <w:rPr>
          <w:rFonts w:ascii="Times New Roman" w:eastAsia="Times New Roman" w:hAnsi="Times New Roman" w:cs="Times New Roman"/>
        </w:rPr>
        <w:t xml:space="preserve">, H., B. Panis, K. </w:t>
      </w:r>
      <w:proofErr w:type="spellStart"/>
      <w:r w:rsidRPr="00561C20">
        <w:rPr>
          <w:rFonts w:ascii="Times New Roman" w:eastAsia="Times New Roman" w:hAnsi="Times New Roman" w:cs="Times New Roman"/>
        </w:rPr>
        <w:t>Helsen</w:t>
      </w:r>
      <w:proofErr w:type="spellEnd"/>
      <w:r w:rsidRPr="00561C20">
        <w:rPr>
          <w:rFonts w:ascii="Times New Roman" w:eastAsia="Times New Roman" w:hAnsi="Times New Roman" w:cs="Times New Roman"/>
        </w:rPr>
        <w:t xml:space="preserve">, R. </w:t>
      </w:r>
      <w:proofErr w:type="spellStart"/>
      <w:r w:rsidRPr="00561C20">
        <w:rPr>
          <w:rFonts w:ascii="Times New Roman" w:eastAsia="Times New Roman" w:hAnsi="Times New Roman" w:cs="Times New Roman"/>
        </w:rPr>
        <w:t>Douzet</w:t>
      </w:r>
      <w:proofErr w:type="spellEnd"/>
      <w:r w:rsidRPr="00561C20">
        <w:rPr>
          <w:rFonts w:ascii="Times New Roman" w:eastAsia="Times New Roman" w:hAnsi="Times New Roman" w:cs="Times New Roman"/>
        </w:rPr>
        <w:t xml:space="preserve">, S. B. Janssens, and O. </w:t>
      </w:r>
      <w:proofErr w:type="spellStart"/>
      <w:r w:rsidRPr="00561C20">
        <w:rPr>
          <w:rFonts w:ascii="Times New Roman" w:eastAsia="Times New Roman" w:hAnsi="Times New Roman" w:cs="Times New Roman"/>
        </w:rPr>
        <w:t>Honnay</w:t>
      </w:r>
      <w:proofErr w:type="spellEnd"/>
      <w:r w:rsidRPr="00561C20">
        <w:rPr>
          <w:rFonts w:ascii="Times New Roman" w:eastAsia="Times New Roman" w:hAnsi="Times New Roman" w:cs="Times New Roman"/>
        </w:rPr>
        <w:t>. 2020. Pre-adaptation to climate change through topography-driven phenotypic plasticity. Journal of Ecology 108:1465–1474.</w:t>
      </w:r>
    </w:p>
    <w:p w14:paraId="4A3E006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Elzenga</w:t>
      </w:r>
      <w:proofErr w:type="spellEnd"/>
      <w:r w:rsidRPr="00561C20">
        <w:rPr>
          <w:rFonts w:ascii="Times New Roman" w:eastAsia="Times New Roman" w:hAnsi="Times New Roman" w:cs="Times New Roman"/>
        </w:rPr>
        <w:t xml:space="preserve">, J. T. M., R. M. </w:t>
      </w:r>
      <w:proofErr w:type="spellStart"/>
      <w:r w:rsidRPr="00561C20">
        <w:rPr>
          <w:rFonts w:ascii="Times New Roman" w:eastAsia="Times New Roman" w:hAnsi="Times New Roman" w:cs="Times New Roman"/>
        </w:rPr>
        <w:t>Bekker</w:t>
      </w:r>
      <w:proofErr w:type="spellEnd"/>
      <w:r w:rsidRPr="00561C20">
        <w:rPr>
          <w:rFonts w:ascii="Times New Roman" w:eastAsia="Times New Roman" w:hAnsi="Times New Roman" w:cs="Times New Roman"/>
        </w:rPr>
        <w:t>, and H. W. Pritchard. 2019, May 1. Maximizing the use of native seeds in restoration projects. Blackwell Publishing Ltd.</w:t>
      </w:r>
    </w:p>
    <w:p w14:paraId="47A20D64"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Erickson, V. J., and A. Halford. 2020. Seed planning, sourcing, and procurement. Restoration Ecology </w:t>
      </w:r>
      <w:proofErr w:type="gramStart"/>
      <w:r w:rsidRPr="00561C20">
        <w:rPr>
          <w:rFonts w:ascii="Times New Roman" w:eastAsia="Times New Roman" w:hAnsi="Times New Roman" w:cs="Times New Roman"/>
        </w:rPr>
        <w:t>28:S</w:t>
      </w:r>
      <w:proofErr w:type="gramEnd"/>
      <w:r w:rsidRPr="00561C20">
        <w:rPr>
          <w:rFonts w:ascii="Times New Roman" w:eastAsia="Times New Roman" w:hAnsi="Times New Roman" w:cs="Times New Roman"/>
        </w:rPr>
        <w:t>216–S224.</w:t>
      </w:r>
    </w:p>
    <w:p w14:paraId="2EE881FB"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Eziz</w:t>
      </w:r>
      <w:proofErr w:type="spellEnd"/>
      <w:r w:rsidRPr="00561C20">
        <w:rPr>
          <w:rFonts w:ascii="Times New Roman" w:eastAsia="Times New Roman" w:hAnsi="Times New Roman" w:cs="Times New Roman"/>
        </w:rPr>
        <w:t>, A., Z. Yan, D. Tian, W. Han, Z. Tang, and J. Fang. 2017. Drought effect on plant biomass allocation: A meta-analysis. Ecology and Evolution 7:11002–11010.</w:t>
      </w:r>
    </w:p>
    <w:p w14:paraId="28CF4D0E"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Fernández, R. J., and J. F. Reynolds. 2000. Potential growth and drought tolerance of eight desert grasses: Lack of a trade-off? </w:t>
      </w:r>
      <w:proofErr w:type="spellStart"/>
      <w:r w:rsidRPr="00561C20">
        <w:rPr>
          <w:rFonts w:ascii="Times New Roman" w:eastAsia="Times New Roman" w:hAnsi="Times New Roman" w:cs="Times New Roman"/>
        </w:rPr>
        <w:t>Oecologia</w:t>
      </w:r>
      <w:proofErr w:type="spellEnd"/>
      <w:r w:rsidRPr="00561C20">
        <w:rPr>
          <w:rFonts w:ascii="Times New Roman" w:eastAsia="Times New Roman" w:hAnsi="Times New Roman" w:cs="Times New Roman"/>
        </w:rPr>
        <w:t xml:space="preserve"> 123:90–98.</w:t>
      </w:r>
    </w:p>
    <w:p w14:paraId="33CBE7E1"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lastRenderedPageBreak/>
        <w:t xml:space="preserve">Fry, E. L., P. Manning, D. G. P. Allen, A. Hurst, G. </w:t>
      </w:r>
      <w:proofErr w:type="spellStart"/>
      <w:r w:rsidRPr="00561C20">
        <w:rPr>
          <w:rFonts w:ascii="Times New Roman" w:eastAsia="Times New Roman" w:hAnsi="Times New Roman" w:cs="Times New Roman"/>
        </w:rPr>
        <w:t>Everwand</w:t>
      </w:r>
      <w:proofErr w:type="spellEnd"/>
      <w:r w:rsidRPr="00561C20">
        <w:rPr>
          <w:rFonts w:ascii="Times New Roman" w:eastAsia="Times New Roman" w:hAnsi="Times New Roman" w:cs="Times New Roman"/>
        </w:rPr>
        <w:t xml:space="preserve">, M. </w:t>
      </w:r>
      <w:proofErr w:type="spellStart"/>
      <w:r w:rsidRPr="00561C20">
        <w:rPr>
          <w:rFonts w:ascii="Times New Roman" w:eastAsia="Times New Roman" w:hAnsi="Times New Roman" w:cs="Times New Roman"/>
        </w:rPr>
        <w:t>Rimmler</w:t>
      </w:r>
      <w:proofErr w:type="spellEnd"/>
      <w:r w:rsidRPr="00561C20">
        <w:rPr>
          <w:rFonts w:ascii="Times New Roman" w:eastAsia="Times New Roman" w:hAnsi="Times New Roman" w:cs="Times New Roman"/>
        </w:rPr>
        <w:t xml:space="preserve">, and S. A. Power. 2013. Plant Functional Group Composition Modifies the Effects of Precipitation Change on Grassland Ecosystem Function. </w:t>
      </w:r>
      <w:proofErr w:type="spellStart"/>
      <w:r w:rsidRPr="00561C20">
        <w:rPr>
          <w:rFonts w:ascii="Times New Roman" w:eastAsia="Times New Roman" w:hAnsi="Times New Roman" w:cs="Times New Roman"/>
        </w:rPr>
        <w:t>PLoS</w:t>
      </w:r>
      <w:proofErr w:type="spellEnd"/>
      <w:r w:rsidRPr="00561C20">
        <w:rPr>
          <w:rFonts w:ascii="Times New Roman" w:eastAsia="Times New Roman" w:hAnsi="Times New Roman" w:cs="Times New Roman"/>
        </w:rPr>
        <w:t xml:space="preserve"> ONE 8.</w:t>
      </w:r>
    </w:p>
    <w:p w14:paraId="308B7BC1"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Funk, J. L., J. E. Larson, G. M. Ames, B. J. Butterfield, J. Cavender-Bares, J. </w:t>
      </w:r>
      <w:proofErr w:type="spellStart"/>
      <w:r w:rsidRPr="00561C20">
        <w:rPr>
          <w:rFonts w:ascii="Times New Roman" w:eastAsia="Times New Roman" w:hAnsi="Times New Roman" w:cs="Times New Roman"/>
        </w:rPr>
        <w:t>Firn</w:t>
      </w:r>
      <w:proofErr w:type="spellEnd"/>
      <w:r w:rsidRPr="00561C20">
        <w:rPr>
          <w:rFonts w:ascii="Times New Roman" w:eastAsia="Times New Roman" w:hAnsi="Times New Roman" w:cs="Times New Roman"/>
        </w:rPr>
        <w:t>, D. C. Laughlin, A. E. Sutton-Grier, L. Williams, and J. Wright. 2017. Revisiting the Holy Grail: Using plant functional traits to understand ecological processes. Biological Reviews 92:1156–1173.</w:t>
      </w:r>
    </w:p>
    <w:p w14:paraId="72176CDB"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Funk, J. L., J. E. Larson, and J. Ricks-</w:t>
      </w:r>
      <w:proofErr w:type="spellStart"/>
      <w:r w:rsidRPr="00561C20">
        <w:rPr>
          <w:rFonts w:ascii="Times New Roman" w:eastAsia="Times New Roman" w:hAnsi="Times New Roman" w:cs="Times New Roman"/>
        </w:rPr>
        <w:t>Oddie</w:t>
      </w:r>
      <w:proofErr w:type="spellEnd"/>
      <w:r w:rsidRPr="00561C20">
        <w:rPr>
          <w:rFonts w:ascii="Times New Roman" w:eastAsia="Times New Roman" w:hAnsi="Times New Roman" w:cs="Times New Roman"/>
        </w:rPr>
        <w:t>. 2021. Plant traits are differentially linked to performance in a semiarid ecosystem. Ecology 102.</w:t>
      </w:r>
    </w:p>
    <w:p w14:paraId="07B81449"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Garbowski</w:t>
      </w:r>
      <w:proofErr w:type="spellEnd"/>
      <w:r w:rsidRPr="00561C20">
        <w:rPr>
          <w:rFonts w:ascii="Times New Roman" w:eastAsia="Times New Roman" w:hAnsi="Times New Roman" w:cs="Times New Roman"/>
        </w:rPr>
        <w:t xml:space="preserve">, M., B. Avera, J. H. Bertram, J. S. </w:t>
      </w:r>
      <w:proofErr w:type="spellStart"/>
      <w:r w:rsidRPr="00561C20">
        <w:rPr>
          <w:rFonts w:ascii="Times New Roman" w:eastAsia="Times New Roman" w:hAnsi="Times New Roman" w:cs="Times New Roman"/>
        </w:rPr>
        <w:t>Courkamp</w:t>
      </w:r>
      <w:proofErr w:type="spellEnd"/>
      <w:r w:rsidRPr="00561C20">
        <w:rPr>
          <w:rFonts w:ascii="Times New Roman" w:eastAsia="Times New Roman" w:hAnsi="Times New Roman" w:cs="Times New Roman"/>
        </w:rPr>
        <w:t xml:space="preserve">, J. Gray, K. M. Hein, R. Lawrence, M. McIntosh, S. McClelland, A. K. Post, I. J. </w:t>
      </w:r>
      <w:proofErr w:type="spellStart"/>
      <w:r w:rsidRPr="00561C20">
        <w:rPr>
          <w:rFonts w:ascii="Times New Roman" w:eastAsia="Times New Roman" w:hAnsi="Times New Roman" w:cs="Times New Roman"/>
        </w:rPr>
        <w:t>Slette</w:t>
      </w:r>
      <w:proofErr w:type="spellEnd"/>
      <w:r w:rsidRPr="00561C20">
        <w:rPr>
          <w:rFonts w:ascii="Times New Roman" w:eastAsia="Times New Roman" w:hAnsi="Times New Roman" w:cs="Times New Roman"/>
        </w:rPr>
        <w:t>, D. E. Winkler, and C. S. Brown. 2020, November 1. Getting to the root of restoration: considering root traits for improved restoration outcomes under drought and competition. Blackwell Publishing Inc.</w:t>
      </w:r>
    </w:p>
    <w:p w14:paraId="3BEED869"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Georgescu, M., A. Broadbent, and R. C. Balling. 2021. Effect of increased greenhouse gas concentration on mean, extreme, and timing of precipitation over Arizona (USA). International Journal of Climatology:1–17.</w:t>
      </w:r>
    </w:p>
    <w:p w14:paraId="54F10E3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Gianoli</w:t>
      </w:r>
      <w:proofErr w:type="spellEnd"/>
      <w:r w:rsidRPr="00561C20">
        <w:rPr>
          <w:rFonts w:ascii="Times New Roman" w:eastAsia="Times New Roman" w:hAnsi="Times New Roman" w:cs="Times New Roman"/>
        </w:rPr>
        <w:t>, E., and M. González-</w:t>
      </w:r>
      <w:proofErr w:type="spellStart"/>
      <w:r w:rsidRPr="00561C20">
        <w:rPr>
          <w:rFonts w:ascii="Times New Roman" w:eastAsia="Times New Roman" w:hAnsi="Times New Roman" w:cs="Times New Roman"/>
        </w:rPr>
        <w:t>Teuber</w:t>
      </w:r>
      <w:proofErr w:type="spellEnd"/>
      <w:r w:rsidRPr="00561C20">
        <w:rPr>
          <w:rFonts w:ascii="Times New Roman" w:eastAsia="Times New Roman" w:hAnsi="Times New Roman" w:cs="Times New Roman"/>
        </w:rPr>
        <w:t>. 2005. Environmental heterogeneity and population differentiation in plasticity to drought in Convolvulus chilensis (Convolvulaceae). Evolutionary Ecology 19:603–613.</w:t>
      </w:r>
    </w:p>
    <w:p w14:paraId="3EBAEDD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Gremer</w:t>
      </w:r>
      <w:proofErr w:type="spellEnd"/>
      <w:r w:rsidRPr="00561C20">
        <w:rPr>
          <w:rFonts w:ascii="Times New Roman" w:eastAsia="Times New Roman" w:hAnsi="Times New Roman" w:cs="Times New Roman"/>
        </w:rPr>
        <w:t xml:space="preserve">, J. R., S. Kimball, A. L. </w:t>
      </w:r>
      <w:proofErr w:type="spellStart"/>
      <w:r w:rsidRPr="00561C20">
        <w:rPr>
          <w:rFonts w:ascii="Times New Roman" w:eastAsia="Times New Roman" w:hAnsi="Times New Roman" w:cs="Times New Roman"/>
        </w:rPr>
        <w:t>Angert</w:t>
      </w:r>
      <w:proofErr w:type="spellEnd"/>
      <w:r w:rsidRPr="00561C20">
        <w:rPr>
          <w:rFonts w:ascii="Times New Roman" w:eastAsia="Times New Roman" w:hAnsi="Times New Roman" w:cs="Times New Roman"/>
        </w:rPr>
        <w:t xml:space="preserve">, D. L. Venable, and T. E. </w:t>
      </w:r>
      <w:proofErr w:type="spellStart"/>
      <w:r w:rsidRPr="00561C20">
        <w:rPr>
          <w:rFonts w:ascii="Times New Roman" w:eastAsia="Times New Roman" w:hAnsi="Times New Roman" w:cs="Times New Roman"/>
        </w:rPr>
        <w:t>Huxman</w:t>
      </w:r>
      <w:proofErr w:type="spellEnd"/>
      <w:r w:rsidRPr="00561C20">
        <w:rPr>
          <w:rFonts w:ascii="Times New Roman" w:eastAsia="Times New Roman" w:hAnsi="Times New Roman" w:cs="Times New Roman"/>
        </w:rPr>
        <w:t xml:space="preserve">. 2012. Variation in photosynthetic response to temperature in a guild of winter annual plants Published </w:t>
      </w:r>
      <w:proofErr w:type="gramStart"/>
      <w:r w:rsidRPr="00561C20">
        <w:rPr>
          <w:rFonts w:ascii="Times New Roman" w:eastAsia="Times New Roman" w:hAnsi="Times New Roman" w:cs="Times New Roman"/>
        </w:rPr>
        <w:t>by :</w:t>
      </w:r>
      <w:proofErr w:type="gramEnd"/>
      <w:r w:rsidRPr="00561C20">
        <w:rPr>
          <w:rFonts w:ascii="Times New Roman" w:eastAsia="Times New Roman" w:hAnsi="Times New Roman" w:cs="Times New Roman"/>
        </w:rPr>
        <w:t xml:space="preserve"> Wiley on behalf of the Ecological Society of America Stable URL : http://www.jstor.org/stable/41739626 REFERENCES Linked references are available on JSTO. Ecology 93:2693–2704.</w:t>
      </w:r>
    </w:p>
    <w:p w14:paraId="2442D16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Gremer</w:t>
      </w:r>
      <w:proofErr w:type="spellEnd"/>
      <w:r w:rsidRPr="00561C20">
        <w:rPr>
          <w:rFonts w:ascii="Times New Roman" w:eastAsia="Times New Roman" w:hAnsi="Times New Roman" w:cs="Times New Roman"/>
        </w:rPr>
        <w:t>, J. R., and D. L. Venable. 2014. Bet hedging in desert winter annual plants: Optimal germination strategies in a variable environment. Ecology Letters 17:380–387.</w:t>
      </w:r>
    </w:p>
    <w:p w14:paraId="32685222"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Haight, J. D., S. C. Reed, and A. M. </w:t>
      </w:r>
      <w:proofErr w:type="spellStart"/>
      <w:r w:rsidRPr="00561C20">
        <w:rPr>
          <w:rFonts w:ascii="Times New Roman" w:eastAsia="Times New Roman" w:hAnsi="Times New Roman" w:cs="Times New Roman"/>
        </w:rPr>
        <w:t>Faist</w:t>
      </w:r>
      <w:proofErr w:type="spellEnd"/>
      <w:r w:rsidRPr="00561C20">
        <w:rPr>
          <w:rFonts w:ascii="Times New Roman" w:eastAsia="Times New Roman" w:hAnsi="Times New Roman" w:cs="Times New Roman"/>
        </w:rPr>
        <w:t>. 2019. Seed bank community and soil texture relationships in a cold desert. Journal of Arid Environments 164:46–52.</w:t>
      </w:r>
    </w:p>
    <w:p w14:paraId="6723A38A"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Harrison, S. P., M. L. </w:t>
      </w:r>
      <w:proofErr w:type="spellStart"/>
      <w:r w:rsidRPr="00561C20">
        <w:rPr>
          <w:rFonts w:ascii="Times New Roman" w:eastAsia="Times New Roman" w:hAnsi="Times New Roman" w:cs="Times New Roman"/>
        </w:rPr>
        <w:t>LaForgia</w:t>
      </w:r>
      <w:proofErr w:type="spellEnd"/>
      <w:r w:rsidRPr="00561C20">
        <w:rPr>
          <w:rFonts w:ascii="Times New Roman" w:eastAsia="Times New Roman" w:hAnsi="Times New Roman" w:cs="Times New Roman"/>
        </w:rPr>
        <w:t>, and A. M. Latimer. 2018. Climate-driven diversity change in annual grasslands: Drought plus deluge does not equal normal. Global Change Biology 24:1782–1792.</w:t>
      </w:r>
    </w:p>
    <w:p w14:paraId="5D45C00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Havens, K., P. </w:t>
      </w:r>
      <w:proofErr w:type="spellStart"/>
      <w:r w:rsidRPr="00561C20">
        <w:rPr>
          <w:rFonts w:ascii="Times New Roman" w:eastAsia="Times New Roman" w:hAnsi="Times New Roman" w:cs="Times New Roman"/>
        </w:rPr>
        <w:t>Vitt</w:t>
      </w:r>
      <w:proofErr w:type="spellEnd"/>
      <w:r w:rsidRPr="00561C20">
        <w:rPr>
          <w:rFonts w:ascii="Times New Roman" w:eastAsia="Times New Roman" w:hAnsi="Times New Roman" w:cs="Times New Roman"/>
        </w:rPr>
        <w:t xml:space="preserve">, S. Still, A. T. Kramer, J. B. </w:t>
      </w:r>
      <w:proofErr w:type="spellStart"/>
      <w:r w:rsidRPr="00561C20">
        <w:rPr>
          <w:rFonts w:ascii="Times New Roman" w:eastAsia="Times New Roman" w:hAnsi="Times New Roman" w:cs="Times New Roman"/>
        </w:rPr>
        <w:t>Fant</w:t>
      </w:r>
      <w:proofErr w:type="spellEnd"/>
      <w:r w:rsidRPr="00561C20">
        <w:rPr>
          <w:rFonts w:ascii="Times New Roman" w:eastAsia="Times New Roman" w:hAnsi="Times New Roman" w:cs="Times New Roman"/>
        </w:rPr>
        <w:t>, and K. Schatz. 2015. Seed sourcing for restoration in an era of climate change. Natural Areas Journal 35:122–133.</w:t>
      </w:r>
    </w:p>
    <w:p w14:paraId="57E46651"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lastRenderedPageBreak/>
        <w:t xml:space="preserve">Heschel, M. S., S. E. Sultan, S. Glover, and D. Sloan. 2004. Population differentiation and plastic responses to drought stress in the generalist annual Polygonum </w:t>
      </w:r>
      <w:proofErr w:type="spellStart"/>
      <w:r w:rsidRPr="00561C20">
        <w:rPr>
          <w:rFonts w:ascii="Times New Roman" w:eastAsia="Times New Roman" w:hAnsi="Times New Roman" w:cs="Times New Roman"/>
        </w:rPr>
        <w:t>persicaria</w:t>
      </w:r>
      <w:proofErr w:type="spellEnd"/>
      <w:r w:rsidRPr="00561C20">
        <w:rPr>
          <w:rFonts w:ascii="Times New Roman" w:eastAsia="Times New Roman" w:hAnsi="Times New Roman" w:cs="Times New Roman"/>
        </w:rPr>
        <w:t>. International Journal of Plant Sciences 165:817–824.</w:t>
      </w:r>
    </w:p>
    <w:p w14:paraId="70361DD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Heschel, M. S., and C. </w:t>
      </w:r>
      <w:proofErr w:type="spellStart"/>
      <w:r w:rsidRPr="00561C20">
        <w:rPr>
          <w:rFonts w:ascii="Times New Roman" w:eastAsia="Times New Roman" w:hAnsi="Times New Roman" w:cs="Times New Roman"/>
        </w:rPr>
        <w:t>Riginos</w:t>
      </w:r>
      <w:proofErr w:type="spellEnd"/>
      <w:r w:rsidRPr="00561C20">
        <w:rPr>
          <w:rFonts w:ascii="Times New Roman" w:eastAsia="Times New Roman" w:hAnsi="Times New Roman" w:cs="Times New Roman"/>
        </w:rPr>
        <w:t>. 2005. Mechanisms of selection for drought stress tolerance and avoidance in Impatiens capensis (</w:t>
      </w:r>
      <w:proofErr w:type="spellStart"/>
      <w:r w:rsidRPr="00561C20">
        <w:rPr>
          <w:rFonts w:ascii="Times New Roman" w:eastAsia="Times New Roman" w:hAnsi="Times New Roman" w:cs="Times New Roman"/>
        </w:rPr>
        <w:t>Balsaminaceae</w:t>
      </w:r>
      <w:proofErr w:type="spellEnd"/>
      <w:r w:rsidRPr="00561C20">
        <w:rPr>
          <w:rFonts w:ascii="Times New Roman" w:eastAsia="Times New Roman" w:hAnsi="Times New Roman" w:cs="Times New Roman"/>
        </w:rPr>
        <w:t>). American Journal of Botany 92:37–44.</w:t>
      </w:r>
    </w:p>
    <w:p w14:paraId="6723E14D"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Hufford, K. M., and S. J. Mazer. 2003. Plant ecotypes: Genetic differentiation in the age of ecological restoration. Trends in Ecology and Evolution 18:147–155.</w:t>
      </w:r>
    </w:p>
    <w:p w14:paraId="66872E4C"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James, J. J., T. J. </w:t>
      </w:r>
      <w:proofErr w:type="spellStart"/>
      <w:r w:rsidRPr="00561C20">
        <w:rPr>
          <w:rFonts w:ascii="Times New Roman" w:eastAsia="Times New Roman" w:hAnsi="Times New Roman" w:cs="Times New Roman"/>
        </w:rPr>
        <w:t>Svejcar</w:t>
      </w:r>
      <w:proofErr w:type="spellEnd"/>
      <w:r w:rsidRPr="00561C20">
        <w:rPr>
          <w:rFonts w:ascii="Times New Roman" w:eastAsia="Times New Roman" w:hAnsi="Times New Roman" w:cs="Times New Roman"/>
        </w:rPr>
        <w:t>, and M. J. Rinella. 2011. Demographic processes limiting seedling recruitment in arid grassland restoration. Journal of Applied Ecology 48:961–969.</w:t>
      </w:r>
    </w:p>
    <w:p w14:paraId="6B0805F4"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Kildisheva</w:t>
      </w:r>
      <w:proofErr w:type="spellEnd"/>
      <w:r w:rsidRPr="00561C20">
        <w:rPr>
          <w:rFonts w:ascii="Times New Roman" w:eastAsia="Times New Roman" w:hAnsi="Times New Roman" w:cs="Times New Roman"/>
        </w:rPr>
        <w:t>, O. A., T. E. Erickson, M. D. Madsen, K. W. Dixon, D. J. Merritt, and E. H. Pritchard. 2018. Seed germination and dormancy traits of forbs and shrubs important for restoration of North American dryland ecosystems.</w:t>
      </w:r>
    </w:p>
    <w:p w14:paraId="2DD95482"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Kimball, S., A. L. </w:t>
      </w:r>
      <w:proofErr w:type="spellStart"/>
      <w:r w:rsidRPr="00561C20">
        <w:rPr>
          <w:rFonts w:ascii="Times New Roman" w:eastAsia="Times New Roman" w:hAnsi="Times New Roman" w:cs="Times New Roman"/>
        </w:rPr>
        <w:t>Angert</w:t>
      </w:r>
      <w:proofErr w:type="spellEnd"/>
      <w:r w:rsidRPr="00561C20">
        <w:rPr>
          <w:rFonts w:ascii="Times New Roman" w:eastAsia="Times New Roman" w:hAnsi="Times New Roman" w:cs="Times New Roman"/>
        </w:rPr>
        <w:t xml:space="preserve">, T. E. </w:t>
      </w:r>
      <w:proofErr w:type="spellStart"/>
      <w:r w:rsidRPr="00561C20">
        <w:rPr>
          <w:rFonts w:ascii="Times New Roman" w:eastAsia="Times New Roman" w:hAnsi="Times New Roman" w:cs="Times New Roman"/>
        </w:rPr>
        <w:t>Huxman</w:t>
      </w:r>
      <w:proofErr w:type="spellEnd"/>
      <w:r w:rsidRPr="00561C20">
        <w:rPr>
          <w:rFonts w:ascii="Times New Roman" w:eastAsia="Times New Roman" w:hAnsi="Times New Roman" w:cs="Times New Roman"/>
        </w:rPr>
        <w:t xml:space="preserve">, and D. Lawrence Venable. 2011. Differences in the timing of germination and reproduction relate to growth physiology and population dynamics of </w:t>
      </w:r>
      <w:proofErr w:type="spellStart"/>
      <w:r w:rsidRPr="00561C20">
        <w:rPr>
          <w:rFonts w:ascii="Times New Roman" w:eastAsia="Times New Roman" w:hAnsi="Times New Roman" w:cs="Times New Roman"/>
        </w:rPr>
        <w:t>sonoran</w:t>
      </w:r>
      <w:proofErr w:type="spellEnd"/>
      <w:r w:rsidRPr="00561C20">
        <w:rPr>
          <w:rFonts w:ascii="Times New Roman" w:eastAsia="Times New Roman" w:hAnsi="Times New Roman" w:cs="Times New Roman"/>
        </w:rPr>
        <w:t xml:space="preserve"> desert winter annuals. American Journal of Botany 98:1773–1781.</w:t>
      </w:r>
    </w:p>
    <w:p w14:paraId="058BC43D"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Kimball, S., A. L. </w:t>
      </w:r>
      <w:proofErr w:type="spellStart"/>
      <w:r w:rsidRPr="00561C20">
        <w:rPr>
          <w:rFonts w:ascii="Times New Roman" w:eastAsia="Times New Roman" w:hAnsi="Times New Roman" w:cs="Times New Roman"/>
        </w:rPr>
        <w:t>Angert</w:t>
      </w:r>
      <w:proofErr w:type="spellEnd"/>
      <w:r w:rsidRPr="00561C20">
        <w:rPr>
          <w:rFonts w:ascii="Times New Roman" w:eastAsia="Times New Roman" w:hAnsi="Times New Roman" w:cs="Times New Roman"/>
        </w:rPr>
        <w:t xml:space="preserve">, T. E. </w:t>
      </w:r>
      <w:proofErr w:type="spellStart"/>
      <w:r w:rsidRPr="00561C20">
        <w:rPr>
          <w:rFonts w:ascii="Times New Roman" w:eastAsia="Times New Roman" w:hAnsi="Times New Roman" w:cs="Times New Roman"/>
        </w:rPr>
        <w:t>Huxman</w:t>
      </w:r>
      <w:proofErr w:type="spellEnd"/>
      <w:r w:rsidRPr="00561C20">
        <w:rPr>
          <w:rFonts w:ascii="Times New Roman" w:eastAsia="Times New Roman" w:hAnsi="Times New Roman" w:cs="Times New Roman"/>
        </w:rPr>
        <w:t>, and D. L. Venable. 2010. Contemporary climate change in the Sonoran Desert favors cold-adapted species. Global Change Biology 16:1555–1565.</w:t>
      </w:r>
    </w:p>
    <w:p w14:paraId="5DF416CC"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Kimball, S., M. E. </w:t>
      </w:r>
      <w:proofErr w:type="spellStart"/>
      <w:r w:rsidRPr="00561C20">
        <w:rPr>
          <w:rFonts w:ascii="Times New Roman" w:eastAsia="Times New Roman" w:hAnsi="Times New Roman" w:cs="Times New Roman"/>
        </w:rPr>
        <w:t>Lulow</w:t>
      </w:r>
      <w:proofErr w:type="spellEnd"/>
      <w:r w:rsidRPr="00561C20">
        <w:rPr>
          <w:rFonts w:ascii="Times New Roman" w:eastAsia="Times New Roman" w:hAnsi="Times New Roman" w:cs="Times New Roman"/>
        </w:rPr>
        <w:t xml:space="preserve">, K. R. </w:t>
      </w:r>
      <w:proofErr w:type="spellStart"/>
      <w:r w:rsidRPr="00561C20">
        <w:rPr>
          <w:rFonts w:ascii="Times New Roman" w:eastAsia="Times New Roman" w:hAnsi="Times New Roman" w:cs="Times New Roman"/>
        </w:rPr>
        <w:t>Balazs</w:t>
      </w:r>
      <w:proofErr w:type="spellEnd"/>
      <w:r w:rsidRPr="00561C20">
        <w:rPr>
          <w:rFonts w:ascii="Times New Roman" w:eastAsia="Times New Roman" w:hAnsi="Times New Roman" w:cs="Times New Roman"/>
        </w:rPr>
        <w:t xml:space="preserve">, and T. E. </w:t>
      </w:r>
      <w:proofErr w:type="spellStart"/>
      <w:r w:rsidRPr="00561C20">
        <w:rPr>
          <w:rFonts w:ascii="Times New Roman" w:eastAsia="Times New Roman" w:hAnsi="Times New Roman" w:cs="Times New Roman"/>
        </w:rPr>
        <w:t>Huxman</w:t>
      </w:r>
      <w:proofErr w:type="spellEnd"/>
      <w:r w:rsidRPr="00561C20">
        <w:rPr>
          <w:rFonts w:ascii="Times New Roman" w:eastAsia="Times New Roman" w:hAnsi="Times New Roman" w:cs="Times New Roman"/>
        </w:rPr>
        <w:t>. 2017. Predicting drought tolerance from slope aspect preference in restored plant communities. Ecology and Evolution 7:3123–3131.</w:t>
      </w:r>
    </w:p>
    <w:p w14:paraId="352F71A4" w14:textId="77777777" w:rsidR="00BC54BD" w:rsidRDefault="007032B8" w:rsidP="00BC54BD">
      <w:pPr>
        <w:spacing w:before="100" w:beforeAutospacing="1" w:after="100" w:afterAutospacing="1"/>
        <w:ind w:left="480" w:hanging="480"/>
        <w:rPr>
          <w:ins w:id="96" w:author="Zoe Marie Klein" w:date="2023-02-02T08:55:00Z"/>
          <w:rFonts w:ascii="Times New Roman" w:eastAsia="Times New Roman" w:hAnsi="Times New Roman" w:cs="Times New Roman"/>
        </w:rPr>
      </w:pPr>
      <w:proofErr w:type="spellStart"/>
      <w:r w:rsidRPr="00561C20">
        <w:rPr>
          <w:rFonts w:ascii="Times New Roman" w:eastAsia="Times New Roman" w:hAnsi="Times New Roman" w:cs="Times New Roman"/>
        </w:rPr>
        <w:t>Kuijper</w:t>
      </w:r>
      <w:proofErr w:type="spellEnd"/>
      <w:r w:rsidRPr="00561C20">
        <w:rPr>
          <w:rFonts w:ascii="Times New Roman" w:eastAsia="Times New Roman" w:hAnsi="Times New Roman" w:cs="Times New Roman"/>
        </w:rPr>
        <w:t>, B., and R. B. Hoyle. 2015. When to rely on maternal effects and when on phenotypic plasticity? Evolution 69:950–968</w:t>
      </w:r>
      <w:ins w:id="97" w:author="Zoe Marie Klein" w:date="2023-02-02T08:55:00Z">
        <w:r w:rsidR="00BC54BD">
          <w:rPr>
            <w:rFonts w:ascii="Times New Roman" w:eastAsia="Times New Roman" w:hAnsi="Times New Roman" w:cs="Times New Roman"/>
          </w:rPr>
          <w:t>.</w:t>
        </w:r>
      </w:ins>
    </w:p>
    <w:p w14:paraId="72A99581" w14:textId="2A14FE67" w:rsidR="00BC54BD" w:rsidRPr="00AC6242" w:rsidRDefault="007032B8">
      <w:pPr>
        <w:spacing w:before="100" w:beforeAutospacing="1" w:after="100" w:afterAutospacing="1"/>
        <w:ind w:left="480" w:hanging="480"/>
        <w:rPr>
          <w:ins w:id="98" w:author="Zoe Marie Klein" w:date="2023-02-02T08:55:00Z"/>
          <w:rFonts w:ascii="Times New Roman" w:eastAsia="Times New Roman" w:hAnsi="Times New Roman" w:cs="Times New Roman"/>
        </w:rPr>
        <w:pPrChange w:id="99" w:author="Zoe Marie Klein" w:date="2023-02-02T08:55:00Z">
          <w:pPr/>
        </w:pPrChange>
      </w:pPr>
      <w:del w:id="100" w:author="Zoe Marie Klein" w:date="2023-02-02T08:55:00Z">
        <w:r w:rsidRPr="00AC6242" w:rsidDel="00BC54BD">
          <w:rPr>
            <w:rFonts w:ascii="Times New Roman" w:eastAsia="Times New Roman" w:hAnsi="Times New Roman" w:cs="Times New Roman"/>
          </w:rPr>
          <w:delText>.</w:delText>
        </w:r>
      </w:del>
      <w:ins w:id="101" w:author="Zoe Marie Klein" w:date="2023-02-02T08:55:00Z">
        <w:r w:rsidR="00BC54BD" w:rsidRPr="00AC6242">
          <w:rPr>
            <w:rFonts w:ascii="Times New Roman" w:eastAsia="Times New Roman" w:hAnsi="Times New Roman" w:cs="Times New Roman"/>
            <w:color w:val="333333"/>
            <w:shd w:val="clear" w:color="auto" w:fill="FFFFFF"/>
            <w:rPrChange w:id="102" w:author="Zoe Marie Klein" w:date="2023-02-02T09:08:00Z">
              <w:rPr>
                <w:rFonts w:ascii="Barlow" w:eastAsia="Times New Roman" w:hAnsi="Barlow" w:cs="Times New Roman"/>
                <w:color w:val="333333"/>
                <w:sz w:val="21"/>
                <w:szCs w:val="21"/>
                <w:shd w:val="clear" w:color="auto" w:fill="FFFFFF"/>
              </w:rPr>
            </w:rPrChange>
          </w:rPr>
          <w:t xml:space="preserve">Kuznetsova, A., Brockhoff, P. B., &amp; Christensen, R. H. B. (2017). </w:t>
        </w:r>
        <w:proofErr w:type="spellStart"/>
        <w:r w:rsidR="00BC54BD" w:rsidRPr="00AC6242">
          <w:rPr>
            <w:rFonts w:ascii="Times New Roman" w:eastAsia="Times New Roman" w:hAnsi="Times New Roman" w:cs="Times New Roman"/>
            <w:color w:val="333333"/>
            <w:shd w:val="clear" w:color="auto" w:fill="FFFFFF"/>
            <w:rPrChange w:id="103" w:author="Zoe Marie Klein" w:date="2023-02-02T09:08:00Z">
              <w:rPr>
                <w:rFonts w:ascii="Barlow" w:eastAsia="Times New Roman" w:hAnsi="Barlow" w:cs="Times New Roman"/>
                <w:color w:val="333333"/>
                <w:sz w:val="21"/>
                <w:szCs w:val="21"/>
                <w:shd w:val="clear" w:color="auto" w:fill="FFFFFF"/>
              </w:rPr>
            </w:rPrChange>
          </w:rPr>
          <w:t>lmerTest</w:t>
        </w:r>
        <w:proofErr w:type="spellEnd"/>
        <w:r w:rsidR="00BC54BD" w:rsidRPr="00AC6242">
          <w:rPr>
            <w:rFonts w:ascii="Times New Roman" w:eastAsia="Times New Roman" w:hAnsi="Times New Roman" w:cs="Times New Roman"/>
            <w:color w:val="333333"/>
            <w:shd w:val="clear" w:color="auto" w:fill="FFFFFF"/>
            <w:rPrChange w:id="104" w:author="Zoe Marie Klein" w:date="2023-02-02T09:08:00Z">
              <w:rPr>
                <w:rFonts w:ascii="Barlow" w:eastAsia="Times New Roman" w:hAnsi="Barlow" w:cs="Times New Roman"/>
                <w:color w:val="333333"/>
                <w:sz w:val="21"/>
                <w:szCs w:val="21"/>
                <w:shd w:val="clear" w:color="auto" w:fill="FFFFFF"/>
              </w:rPr>
            </w:rPrChange>
          </w:rPr>
          <w:t xml:space="preserve"> Package: Tests in Linear Mixed Effects Models. </w:t>
        </w:r>
        <w:r w:rsidR="00BC54BD" w:rsidRPr="00AC6242">
          <w:rPr>
            <w:rFonts w:ascii="Times New Roman" w:eastAsia="Times New Roman" w:hAnsi="Times New Roman" w:cs="Times New Roman"/>
            <w:color w:val="333333"/>
            <w:shd w:val="clear" w:color="auto" w:fill="FFFFFF"/>
            <w:rPrChange w:id="105" w:author="Zoe Marie Klein" w:date="2023-02-02T09:09:00Z">
              <w:rPr>
                <w:rFonts w:ascii="Barlow" w:eastAsia="Times New Roman" w:hAnsi="Barlow" w:cs="Times New Roman"/>
                <w:i/>
                <w:iCs/>
                <w:color w:val="333333"/>
                <w:sz w:val="21"/>
                <w:szCs w:val="21"/>
                <w:shd w:val="clear" w:color="auto" w:fill="FFFFFF"/>
              </w:rPr>
            </w:rPrChange>
          </w:rPr>
          <w:t>Journal of Statistical Software</w:t>
        </w:r>
        <w:r w:rsidR="00BC54BD" w:rsidRPr="00AC6242">
          <w:rPr>
            <w:rFonts w:ascii="Times New Roman" w:eastAsia="Times New Roman" w:hAnsi="Times New Roman" w:cs="Times New Roman"/>
            <w:color w:val="333333"/>
            <w:shd w:val="clear" w:color="auto" w:fill="FFFFFF"/>
            <w:rPrChange w:id="106" w:author="Zoe Marie Klein" w:date="2023-02-02T09:08:00Z">
              <w:rPr>
                <w:rFonts w:ascii="Barlow" w:eastAsia="Times New Roman" w:hAnsi="Barlow" w:cs="Times New Roman"/>
                <w:color w:val="333333"/>
                <w:sz w:val="21"/>
                <w:szCs w:val="21"/>
                <w:shd w:val="clear" w:color="auto" w:fill="FFFFFF"/>
              </w:rPr>
            </w:rPrChange>
          </w:rPr>
          <w:t>, </w:t>
        </w:r>
        <w:r w:rsidR="00BC54BD" w:rsidRPr="00AC6242">
          <w:rPr>
            <w:rFonts w:ascii="Times New Roman" w:eastAsia="Times New Roman" w:hAnsi="Times New Roman" w:cs="Times New Roman"/>
            <w:i/>
            <w:iCs/>
            <w:color w:val="333333"/>
            <w:shd w:val="clear" w:color="auto" w:fill="FFFFFF"/>
            <w:rPrChange w:id="107" w:author="Zoe Marie Klein" w:date="2023-02-02T09:08:00Z">
              <w:rPr>
                <w:rFonts w:ascii="Barlow" w:eastAsia="Times New Roman" w:hAnsi="Barlow" w:cs="Times New Roman"/>
                <w:i/>
                <w:iCs/>
                <w:color w:val="333333"/>
                <w:sz w:val="21"/>
                <w:szCs w:val="21"/>
                <w:shd w:val="clear" w:color="auto" w:fill="FFFFFF"/>
              </w:rPr>
            </w:rPrChange>
          </w:rPr>
          <w:t>82</w:t>
        </w:r>
        <w:r w:rsidR="00BC54BD" w:rsidRPr="00AC6242">
          <w:rPr>
            <w:rFonts w:ascii="Times New Roman" w:eastAsia="Times New Roman" w:hAnsi="Times New Roman" w:cs="Times New Roman"/>
            <w:color w:val="333333"/>
            <w:shd w:val="clear" w:color="auto" w:fill="FFFFFF"/>
            <w:rPrChange w:id="108" w:author="Zoe Marie Klein" w:date="2023-02-02T09:08:00Z">
              <w:rPr>
                <w:rFonts w:ascii="Barlow" w:eastAsia="Times New Roman" w:hAnsi="Barlow" w:cs="Times New Roman"/>
                <w:color w:val="333333"/>
                <w:sz w:val="21"/>
                <w:szCs w:val="21"/>
                <w:shd w:val="clear" w:color="auto" w:fill="FFFFFF"/>
              </w:rPr>
            </w:rPrChange>
          </w:rPr>
          <w:t>(13)</w:t>
        </w:r>
      </w:ins>
      <w:ins w:id="109" w:author="Zoe Marie Klein" w:date="2023-02-02T09:10:00Z">
        <w:r w:rsidR="00AC6242">
          <w:rPr>
            <w:rFonts w:ascii="Times New Roman" w:eastAsia="Times New Roman" w:hAnsi="Times New Roman" w:cs="Times New Roman"/>
            <w:color w:val="333333"/>
            <w:shd w:val="clear" w:color="auto" w:fill="FFFFFF"/>
          </w:rPr>
          <w:t>:</w:t>
        </w:r>
      </w:ins>
      <w:ins w:id="110" w:author="Zoe Marie Klein" w:date="2023-02-02T08:55:00Z">
        <w:r w:rsidR="00BC54BD" w:rsidRPr="00AC6242">
          <w:rPr>
            <w:rFonts w:ascii="Times New Roman" w:eastAsia="Times New Roman" w:hAnsi="Times New Roman" w:cs="Times New Roman"/>
            <w:color w:val="333333"/>
            <w:shd w:val="clear" w:color="auto" w:fill="FFFFFF"/>
            <w:rPrChange w:id="111" w:author="Zoe Marie Klein" w:date="2023-02-02T09:08:00Z">
              <w:rPr>
                <w:rFonts w:ascii="Barlow" w:eastAsia="Times New Roman" w:hAnsi="Barlow" w:cs="Times New Roman"/>
                <w:color w:val="333333"/>
                <w:sz w:val="21"/>
                <w:szCs w:val="21"/>
                <w:shd w:val="clear" w:color="auto" w:fill="FFFFFF"/>
              </w:rPr>
            </w:rPrChange>
          </w:rPr>
          <w:t>1–26. https://doi.org/10.18637/jss.v082.i13</w:t>
        </w:r>
      </w:ins>
    </w:p>
    <w:p w14:paraId="0AF52103" w14:textId="5C362B84" w:rsidR="00065B31" w:rsidRPr="00561C20" w:rsidDel="00BC54BD" w:rsidRDefault="00065B31" w:rsidP="007032B8">
      <w:pPr>
        <w:spacing w:before="100" w:beforeAutospacing="1" w:after="100" w:afterAutospacing="1"/>
        <w:ind w:left="480" w:hanging="480"/>
        <w:rPr>
          <w:del w:id="112" w:author="Zoe Marie Klein" w:date="2023-02-02T08:55:00Z"/>
          <w:rFonts w:ascii="Times New Roman" w:eastAsia="Times New Roman" w:hAnsi="Times New Roman" w:cs="Times New Roman"/>
        </w:rPr>
      </w:pPr>
    </w:p>
    <w:p w14:paraId="53A1A890"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Lázaro</w:t>
      </w:r>
      <w:proofErr w:type="spellEnd"/>
      <w:r w:rsidRPr="00561C20">
        <w:rPr>
          <w:rFonts w:ascii="Times New Roman" w:eastAsia="Times New Roman" w:hAnsi="Times New Roman" w:cs="Times New Roman"/>
        </w:rPr>
        <w:t xml:space="preserve">-Nogal, A., S. </w:t>
      </w:r>
      <w:proofErr w:type="spellStart"/>
      <w:r w:rsidRPr="00561C20">
        <w:rPr>
          <w:rFonts w:ascii="Times New Roman" w:eastAsia="Times New Roman" w:hAnsi="Times New Roman" w:cs="Times New Roman"/>
        </w:rPr>
        <w:t>Matesanz</w:t>
      </w:r>
      <w:proofErr w:type="spellEnd"/>
      <w:r w:rsidRPr="00561C20">
        <w:rPr>
          <w:rFonts w:ascii="Times New Roman" w:eastAsia="Times New Roman" w:hAnsi="Times New Roman" w:cs="Times New Roman"/>
        </w:rPr>
        <w:t xml:space="preserve">, A. Godoy, F. Pérez-Trautman, E. </w:t>
      </w:r>
      <w:proofErr w:type="spellStart"/>
      <w:r w:rsidRPr="00561C20">
        <w:rPr>
          <w:rFonts w:ascii="Times New Roman" w:eastAsia="Times New Roman" w:hAnsi="Times New Roman" w:cs="Times New Roman"/>
        </w:rPr>
        <w:t>Gianoli</w:t>
      </w:r>
      <w:proofErr w:type="spellEnd"/>
      <w:r w:rsidRPr="00561C20">
        <w:rPr>
          <w:rFonts w:ascii="Times New Roman" w:eastAsia="Times New Roman" w:hAnsi="Times New Roman" w:cs="Times New Roman"/>
        </w:rPr>
        <w:t>, and F. Valladares. 2015. Environmental heterogeneity leads to higher plasticity in dry-edge populations of a semi-arid Chilean shrub: Insights into climate change responses. Journal of Ecology 103:338–350.</w:t>
      </w:r>
    </w:p>
    <w:p w14:paraId="2135DDB9" w14:textId="77777777" w:rsidR="00C83D7A" w:rsidRDefault="007032B8" w:rsidP="00C83D7A">
      <w:pPr>
        <w:spacing w:before="100" w:beforeAutospacing="1" w:after="100" w:afterAutospacing="1"/>
        <w:ind w:left="480" w:hanging="480"/>
        <w:rPr>
          <w:ins w:id="113" w:author="Zoe Marie Klein" w:date="2023-02-02T08:44:00Z"/>
          <w:rFonts w:ascii="Times New Roman" w:eastAsia="Times New Roman" w:hAnsi="Times New Roman" w:cs="Times New Roman"/>
        </w:rPr>
      </w:pPr>
      <w:proofErr w:type="spellStart"/>
      <w:r w:rsidRPr="00561C20">
        <w:rPr>
          <w:rFonts w:ascii="Times New Roman" w:eastAsia="Times New Roman" w:hAnsi="Times New Roman" w:cs="Times New Roman"/>
        </w:rPr>
        <w:t>Leimu</w:t>
      </w:r>
      <w:proofErr w:type="spellEnd"/>
      <w:r w:rsidRPr="00561C20">
        <w:rPr>
          <w:rFonts w:ascii="Times New Roman" w:eastAsia="Times New Roman" w:hAnsi="Times New Roman" w:cs="Times New Roman"/>
        </w:rPr>
        <w:t xml:space="preserve">, R., and M. Fischer. 2008. A Meta-Analysis of Local Adaptation in Plants. PLOS ONE </w:t>
      </w:r>
      <w:proofErr w:type="gramStart"/>
      <w:r w:rsidRPr="00561C20">
        <w:rPr>
          <w:rFonts w:ascii="Times New Roman" w:eastAsia="Times New Roman" w:hAnsi="Times New Roman" w:cs="Times New Roman"/>
        </w:rPr>
        <w:t>3:e</w:t>
      </w:r>
      <w:proofErr w:type="gramEnd"/>
      <w:r w:rsidRPr="00561C20">
        <w:rPr>
          <w:rFonts w:ascii="Times New Roman" w:eastAsia="Times New Roman" w:hAnsi="Times New Roman" w:cs="Times New Roman"/>
        </w:rPr>
        <w:t>4010.</w:t>
      </w:r>
    </w:p>
    <w:p w14:paraId="6D451C4A" w14:textId="31AD5592" w:rsidR="00C83D7A" w:rsidRPr="00AC6242" w:rsidRDefault="00C83D7A" w:rsidP="00C83D7A">
      <w:pPr>
        <w:spacing w:before="100" w:beforeAutospacing="1" w:after="100" w:afterAutospacing="1"/>
        <w:ind w:left="480" w:hanging="480"/>
        <w:rPr>
          <w:rFonts w:ascii="Times New Roman" w:eastAsia="Times New Roman" w:hAnsi="Times New Roman" w:cs="Times New Roman"/>
        </w:rPr>
      </w:pPr>
      <w:ins w:id="114" w:author="Zoe Marie Klein" w:date="2023-02-02T08:44:00Z">
        <w:r w:rsidRPr="00AC6242">
          <w:rPr>
            <w:rFonts w:ascii="Times New Roman" w:eastAsia="Times New Roman" w:hAnsi="Times New Roman" w:cs="Times New Roman"/>
            <w:color w:val="333333"/>
            <w:shd w:val="clear" w:color="auto" w:fill="FCFCFC"/>
            <w:rPrChange w:id="115" w:author="Zoe Marie Klein" w:date="2023-02-02T09:07:00Z">
              <w:rPr>
                <w:rFonts w:ascii="Segoe UI" w:eastAsia="Times New Roman" w:hAnsi="Segoe UI" w:cs="Segoe UI"/>
                <w:color w:val="333333"/>
                <w:shd w:val="clear" w:color="auto" w:fill="FCFCFC"/>
              </w:rPr>
            </w:rPrChange>
          </w:rPr>
          <w:lastRenderedPageBreak/>
          <w:t>Li, Y., Wang, Y., Wang, X. </w:t>
        </w:r>
        <w:r w:rsidRPr="00AC6242">
          <w:rPr>
            <w:rFonts w:ascii="Times New Roman" w:eastAsia="Times New Roman" w:hAnsi="Times New Roman" w:cs="Times New Roman"/>
            <w:color w:val="333333"/>
            <w:shd w:val="clear" w:color="auto" w:fill="FCFCFC"/>
            <w:rPrChange w:id="116" w:author="Zoe Marie Klein" w:date="2023-02-02T09:07:00Z">
              <w:rPr>
                <w:rFonts w:ascii="Segoe UI" w:eastAsia="Times New Roman" w:hAnsi="Segoe UI" w:cs="Segoe UI"/>
                <w:i/>
                <w:iCs/>
                <w:color w:val="333333"/>
                <w:shd w:val="clear" w:color="auto" w:fill="FCFCFC"/>
              </w:rPr>
            </w:rPrChange>
          </w:rPr>
          <w:t>et al.</w:t>
        </w:r>
        <w:r w:rsidRPr="00AC6242">
          <w:rPr>
            <w:rFonts w:ascii="Times New Roman" w:eastAsia="Times New Roman" w:hAnsi="Times New Roman" w:cs="Times New Roman"/>
            <w:color w:val="333333"/>
            <w:shd w:val="clear" w:color="auto" w:fill="FCFCFC"/>
            <w:rPrChange w:id="117" w:author="Zoe Marie Klein" w:date="2023-02-02T09:07:00Z">
              <w:rPr>
                <w:rFonts w:ascii="Segoe UI" w:eastAsia="Times New Roman" w:hAnsi="Segoe UI" w:cs="Segoe UI"/>
                <w:color w:val="333333"/>
                <w:shd w:val="clear" w:color="auto" w:fill="FCFCFC"/>
              </w:rPr>
            </w:rPrChange>
          </w:rPr>
          <w:t> </w:t>
        </w:r>
      </w:ins>
      <w:ins w:id="118" w:author="Zoe Marie Klein" w:date="2023-02-02T09:07:00Z">
        <w:r w:rsidR="00AC6242">
          <w:rPr>
            <w:rFonts w:ascii="Times New Roman" w:eastAsia="Times New Roman" w:hAnsi="Times New Roman" w:cs="Times New Roman"/>
            <w:color w:val="333333"/>
            <w:shd w:val="clear" w:color="auto" w:fill="FCFCFC"/>
          </w:rPr>
          <w:t>2023.</w:t>
        </w:r>
      </w:ins>
      <w:ins w:id="119" w:author="Zoe Marie Klein" w:date="2023-02-02T09:08:00Z">
        <w:r w:rsidR="00AC6242">
          <w:rPr>
            <w:rFonts w:ascii="Times New Roman" w:eastAsia="Times New Roman" w:hAnsi="Times New Roman" w:cs="Times New Roman"/>
            <w:color w:val="333333"/>
            <w:shd w:val="clear" w:color="auto" w:fill="FCFCFC"/>
          </w:rPr>
          <w:t xml:space="preserve"> </w:t>
        </w:r>
      </w:ins>
      <w:ins w:id="120" w:author="Zoe Marie Klein" w:date="2023-02-02T08:44:00Z">
        <w:r w:rsidRPr="00AC6242">
          <w:rPr>
            <w:rFonts w:ascii="Times New Roman" w:eastAsia="Times New Roman" w:hAnsi="Times New Roman" w:cs="Times New Roman"/>
            <w:color w:val="333333"/>
            <w:shd w:val="clear" w:color="auto" w:fill="FCFCFC"/>
            <w:rPrChange w:id="121" w:author="Zoe Marie Klein" w:date="2023-02-02T09:07:00Z">
              <w:rPr>
                <w:rFonts w:ascii="Segoe UI" w:eastAsia="Times New Roman" w:hAnsi="Segoe UI" w:cs="Segoe UI"/>
                <w:color w:val="333333"/>
                <w:shd w:val="clear" w:color="auto" w:fill="FCFCFC"/>
              </w:rPr>
            </w:rPrChange>
          </w:rPr>
          <w:t>The impacts of climate change on regional temperature characteristics and climate zones. </w:t>
        </w:r>
        <w:r w:rsidRPr="00AC6242">
          <w:rPr>
            <w:rFonts w:ascii="Times New Roman" w:eastAsia="Times New Roman" w:hAnsi="Times New Roman" w:cs="Times New Roman"/>
            <w:color w:val="333333"/>
            <w:shd w:val="clear" w:color="auto" w:fill="FCFCFC"/>
            <w:rPrChange w:id="122" w:author="Zoe Marie Klein" w:date="2023-02-02T09:07:00Z">
              <w:rPr>
                <w:rFonts w:ascii="Segoe UI" w:eastAsia="Times New Roman" w:hAnsi="Segoe UI" w:cs="Segoe UI"/>
                <w:i/>
                <w:iCs/>
                <w:color w:val="333333"/>
                <w:shd w:val="clear" w:color="auto" w:fill="FCFCFC"/>
              </w:rPr>
            </w:rPrChange>
          </w:rPr>
          <w:t>Theor</w:t>
        </w:r>
      </w:ins>
      <w:ins w:id="123" w:author="Zoe Marie Klein" w:date="2023-02-02T09:07:00Z">
        <w:r w:rsidR="00AC6242" w:rsidRPr="00AC6242">
          <w:rPr>
            <w:rFonts w:ascii="Times New Roman" w:eastAsia="Times New Roman" w:hAnsi="Times New Roman" w:cs="Times New Roman"/>
            <w:color w:val="333333"/>
            <w:shd w:val="clear" w:color="auto" w:fill="FCFCFC"/>
            <w:rPrChange w:id="124" w:author="Zoe Marie Klein" w:date="2023-02-02T09:07:00Z">
              <w:rPr>
                <w:rFonts w:ascii="Times New Roman" w:eastAsia="Times New Roman" w:hAnsi="Times New Roman" w:cs="Times New Roman"/>
                <w:i/>
                <w:iCs/>
                <w:color w:val="333333"/>
                <w:shd w:val="clear" w:color="auto" w:fill="FCFCFC"/>
              </w:rPr>
            </w:rPrChange>
          </w:rPr>
          <w:t>etical</w:t>
        </w:r>
      </w:ins>
      <w:ins w:id="125" w:author="Zoe Marie Klein" w:date="2023-02-02T08:44:00Z">
        <w:r w:rsidRPr="00AC6242">
          <w:rPr>
            <w:rFonts w:ascii="Times New Roman" w:eastAsia="Times New Roman" w:hAnsi="Times New Roman" w:cs="Times New Roman"/>
            <w:color w:val="333333"/>
            <w:shd w:val="clear" w:color="auto" w:fill="FCFCFC"/>
            <w:rPrChange w:id="126" w:author="Zoe Marie Klein" w:date="2023-02-02T09:07:00Z">
              <w:rPr>
                <w:rFonts w:ascii="Segoe UI" w:eastAsia="Times New Roman" w:hAnsi="Segoe UI" w:cs="Segoe UI"/>
                <w:i/>
                <w:iCs/>
                <w:color w:val="333333"/>
                <w:shd w:val="clear" w:color="auto" w:fill="FCFCFC"/>
              </w:rPr>
            </w:rPrChange>
          </w:rPr>
          <w:t xml:space="preserve"> Appl</w:t>
        </w:r>
      </w:ins>
      <w:ins w:id="127" w:author="Zoe Marie Klein" w:date="2023-02-02T09:07:00Z">
        <w:r w:rsidR="00AC6242" w:rsidRPr="00AC6242">
          <w:rPr>
            <w:rFonts w:ascii="Times New Roman" w:eastAsia="Times New Roman" w:hAnsi="Times New Roman" w:cs="Times New Roman"/>
            <w:color w:val="333333"/>
            <w:shd w:val="clear" w:color="auto" w:fill="FCFCFC"/>
            <w:rPrChange w:id="128" w:author="Zoe Marie Klein" w:date="2023-02-02T09:07:00Z">
              <w:rPr>
                <w:rFonts w:ascii="Times New Roman" w:eastAsia="Times New Roman" w:hAnsi="Times New Roman" w:cs="Times New Roman"/>
                <w:i/>
                <w:iCs/>
                <w:color w:val="333333"/>
                <w:shd w:val="clear" w:color="auto" w:fill="FCFCFC"/>
              </w:rPr>
            </w:rPrChange>
          </w:rPr>
          <w:t xml:space="preserve">ied </w:t>
        </w:r>
      </w:ins>
      <w:ins w:id="129" w:author="Zoe Marie Klein" w:date="2023-02-02T08:44:00Z">
        <w:r w:rsidRPr="00AC6242">
          <w:rPr>
            <w:rFonts w:ascii="Times New Roman" w:eastAsia="Times New Roman" w:hAnsi="Times New Roman" w:cs="Times New Roman"/>
            <w:color w:val="333333"/>
            <w:shd w:val="clear" w:color="auto" w:fill="FCFCFC"/>
            <w:rPrChange w:id="130" w:author="Zoe Marie Klein" w:date="2023-02-02T09:07:00Z">
              <w:rPr>
                <w:rFonts w:ascii="Segoe UI" w:eastAsia="Times New Roman" w:hAnsi="Segoe UI" w:cs="Segoe UI"/>
                <w:i/>
                <w:iCs/>
                <w:color w:val="333333"/>
                <w:shd w:val="clear" w:color="auto" w:fill="FCFCFC"/>
              </w:rPr>
            </w:rPrChange>
          </w:rPr>
          <w:t>Climatol</w:t>
        </w:r>
      </w:ins>
      <w:ins w:id="131" w:author="Zoe Marie Klein" w:date="2023-02-02T09:07:00Z">
        <w:r w:rsidR="00AC6242" w:rsidRPr="00AC6242">
          <w:rPr>
            <w:rFonts w:ascii="Times New Roman" w:eastAsia="Times New Roman" w:hAnsi="Times New Roman" w:cs="Times New Roman"/>
            <w:color w:val="333333"/>
            <w:shd w:val="clear" w:color="auto" w:fill="FCFCFC"/>
            <w:rPrChange w:id="132" w:author="Zoe Marie Klein" w:date="2023-02-02T09:07:00Z">
              <w:rPr>
                <w:rFonts w:ascii="Times New Roman" w:eastAsia="Times New Roman" w:hAnsi="Times New Roman" w:cs="Times New Roman"/>
                <w:i/>
                <w:iCs/>
                <w:color w:val="333333"/>
                <w:shd w:val="clear" w:color="auto" w:fill="FCFCFC"/>
              </w:rPr>
            </w:rPrChange>
          </w:rPr>
          <w:t>ogy</w:t>
        </w:r>
      </w:ins>
      <w:ins w:id="133" w:author="Zoe Marie Klein" w:date="2023-02-02T08:44:00Z">
        <w:r w:rsidRPr="00AC6242">
          <w:rPr>
            <w:rFonts w:ascii="Times New Roman" w:eastAsia="Times New Roman" w:hAnsi="Times New Roman" w:cs="Times New Roman"/>
            <w:color w:val="333333"/>
            <w:shd w:val="clear" w:color="auto" w:fill="FCFCFC"/>
            <w:rPrChange w:id="134" w:author="Zoe Marie Klein" w:date="2023-02-02T09:07:00Z">
              <w:rPr>
                <w:rFonts w:ascii="Segoe UI" w:eastAsia="Times New Roman" w:hAnsi="Segoe UI" w:cs="Segoe UI"/>
                <w:color w:val="333333"/>
                <w:shd w:val="clear" w:color="auto" w:fill="FCFCFC"/>
              </w:rPr>
            </w:rPrChange>
          </w:rPr>
          <w:t>. https://doi.org/10.1007/s00704-023-04368-6</w:t>
        </w:r>
      </w:ins>
    </w:p>
    <w:p w14:paraId="6EC37D7E"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March-Salas, M., and M. van </w:t>
      </w:r>
      <w:proofErr w:type="spellStart"/>
      <w:r w:rsidRPr="00561C20">
        <w:rPr>
          <w:rFonts w:ascii="Times New Roman" w:eastAsia="Times New Roman" w:hAnsi="Times New Roman" w:cs="Times New Roman"/>
        </w:rPr>
        <w:t>Kleunen</w:t>
      </w:r>
      <w:proofErr w:type="spellEnd"/>
      <w:r w:rsidRPr="00561C20">
        <w:rPr>
          <w:rFonts w:ascii="Times New Roman" w:eastAsia="Times New Roman" w:hAnsi="Times New Roman" w:cs="Times New Roman"/>
        </w:rPr>
        <w:t>. 2021. Effects of Intrinsic precipitation-predictability on root traits, allocation strategies and the selective regimes acting on them:1–15.</w:t>
      </w:r>
    </w:p>
    <w:p w14:paraId="5CB233E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March-Salas, M., M. Van </w:t>
      </w:r>
      <w:proofErr w:type="spellStart"/>
      <w:r w:rsidRPr="00561C20">
        <w:rPr>
          <w:rFonts w:ascii="Times New Roman" w:eastAsia="Times New Roman" w:hAnsi="Times New Roman" w:cs="Times New Roman"/>
        </w:rPr>
        <w:t>Kleunen</w:t>
      </w:r>
      <w:proofErr w:type="spellEnd"/>
      <w:r w:rsidRPr="00561C20">
        <w:rPr>
          <w:rFonts w:ascii="Times New Roman" w:eastAsia="Times New Roman" w:hAnsi="Times New Roman" w:cs="Times New Roman"/>
        </w:rPr>
        <w:t xml:space="preserve">, and P. S. </w:t>
      </w:r>
      <w:proofErr w:type="spellStart"/>
      <w:r w:rsidRPr="00561C20">
        <w:rPr>
          <w:rFonts w:ascii="Times New Roman" w:eastAsia="Times New Roman" w:hAnsi="Times New Roman" w:cs="Times New Roman"/>
        </w:rPr>
        <w:t>Fitze</w:t>
      </w:r>
      <w:proofErr w:type="spellEnd"/>
      <w:r w:rsidRPr="00561C20">
        <w:rPr>
          <w:rFonts w:ascii="Times New Roman" w:eastAsia="Times New Roman" w:hAnsi="Times New Roman" w:cs="Times New Roman"/>
        </w:rPr>
        <w:t>. 2019. Rapid and positive responses of plants to lower precipitation predictability. Proceedings of the Royal Society B: Biological Sciences 286.</w:t>
      </w:r>
    </w:p>
    <w:p w14:paraId="3B7DD266"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Massatti</w:t>
      </w:r>
      <w:proofErr w:type="spellEnd"/>
      <w:r w:rsidRPr="00561C20">
        <w:rPr>
          <w:rFonts w:ascii="Times New Roman" w:eastAsia="Times New Roman" w:hAnsi="Times New Roman" w:cs="Times New Roman"/>
        </w:rPr>
        <w:t xml:space="preserve">, R., and L. L. Knowles. 2020. The historical context of contemporary climatic adaptation: a case study in the climatically dynamic and environmentally complex southwestern United States. </w:t>
      </w:r>
      <w:proofErr w:type="spellStart"/>
      <w:r w:rsidRPr="00561C20">
        <w:rPr>
          <w:rFonts w:ascii="Times New Roman" w:eastAsia="Times New Roman" w:hAnsi="Times New Roman" w:cs="Times New Roman"/>
        </w:rPr>
        <w:t>Ecography</w:t>
      </w:r>
      <w:proofErr w:type="spellEnd"/>
      <w:r w:rsidRPr="00561C20">
        <w:rPr>
          <w:rFonts w:ascii="Times New Roman" w:eastAsia="Times New Roman" w:hAnsi="Times New Roman" w:cs="Times New Roman"/>
        </w:rPr>
        <w:t xml:space="preserve"> 43:735–746.</w:t>
      </w:r>
    </w:p>
    <w:p w14:paraId="0A383BCE" w14:textId="77777777" w:rsidR="00BC54BD" w:rsidRDefault="007032B8" w:rsidP="00BC54BD">
      <w:pPr>
        <w:spacing w:before="100" w:beforeAutospacing="1" w:after="100" w:afterAutospacing="1"/>
        <w:ind w:left="480" w:hanging="480"/>
        <w:rPr>
          <w:ins w:id="135" w:author="Zoe Marie Klein" w:date="2023-02-02T08:58:00Z"/>
          <w:rFonts w:ascii="Times New Roman" w:eastAsia="Times New Roman" w:hAnsi="Times New Roman" w:cs="Times New Roman"/>
        </w:rPr>
      </w:pPr>
      <w:r w:rsidRPr="00561C20">
        <w:rPr>
          <w:rFonts w:ascii="Times New Roman" w:eastAsia="Times New Roman" w:hAnsi="Times New Roman" w:cs="Times New Roman"/>
        </w:rPr>
        <w:t xml:space="preserve">Moore, L. M., and W. K. </w:t>
      </w:r>
      <w:proofErr w:type="spellStart"/>
      <w:r w:rsidRPr="00561C20">
        <w:rPr>
          <w:rFonts w:ascii="Times New Roman" w:eastAsia="Times New Roman" w:hAnsi="Times New Roman" w:cs="Times New Roman"/>
        </w:rPr>
        <w:t>Lauenroth</w:t>
      </w:r>
      <w:proofErr w:type="spellEnd"/>
      <w:r w:rsidRPr="00561C20">
        <w:rPr>
          <w:rFonts w:ascii="Times New Roman" w:eastAsia="Times New Roman" w:hAnsi="Times New Roman" w:cs="Times New Roman"/>
        </w:rPr>
        <w:t xml:space="preserve">. 2017. Differential effects of temperature and precipitation on early- vs. Late-flowering species. Ecosphere </w:t>
      </w:r>
      <w:proofErr w:type="gramStart"/>
      <w:r w:rsidRPr="00561C20">
        <w:rPr>
          <w:rFonts w:ascii="Times New Roman" w:eastAsia="Times New Roman" w:hAnsi="Times New Roman" w:cs="Times New Roman"/>
        </w:rPr>
        <w:t>8:e</w:t>
      </w:r>
      <w:proofErr w:type="gramEnd"/>
      <w:r w:rsidRPr="00561C20">
        <w:rPr>
          <w:rFonts w:ascii="Times New Roman" w:eastAsia="Times New Roman" w:hAnsi="Times New Roman" w:cs="Times New Roman"/>
        </w:rPr>
        <w:t>01819.</w:t>
      </w:r>
    </w:p>
    <w:p w14:paraId="24344866" w14:textId="64902DC1" w:rsidR="00BC54BD" w:rsidRPr="00AC6242" w:rsidRDefault="00BC54BD">
      <w:pPr>
        <w:spacing w:before="100" w:beforeAutospacing="1" w:after="100" w:afterAutospacing="1"/>
        <w:ind w:left="480" w:hanging="480"/>
        <w:rPr>
          <w:ins w:id="136" w:author="Zoe Marie Klein" w:date="2023-02-02T08:58:00Z"/>
          <w:rFonts w:ascii="Times New Roman" w:eastAsia="Times New Roman" w:hAnsi="Times New Roman" w:cs="Times New Roman"/>
          <w:sz w:val="32"/>
          <w:szCs w:val="32"/>
          <w:rPrChange w:id="137" w:author="Zoe Marie Klein" w:date="2023-02-02T09:07:00Z">
            <w:rPr>
              <w:ins w:id="138" w:author="Zoe Marie Klein" w:date="2023-02-02T08:58:00Z"/>
              <w:rFonts w:ascii="Times New Roman" w:eastAsia="Times New Roman" w:hAnsi="Times New Roman" w:cs="Times New Roman"/>
            </w:rPr>
          </w:rPrChange>
        </w:rPr>
        <w:pPrChange w:id="139" w:author="Zoe Marie Klein" w:date="2023-02-02T08:58:00Z">
          <w:pPr/>
        </w:pPrChange>
      </w:pPr>
      <w:ins w:id="140" w:author="Zoe Marie Klein" w:date="2023-02-02T08:58:00Z">
        <w:r w:rsidRPr="00AC6242">
          <w:rPr>
            <w:rFonts w:ascii="Times New Roman" w:eastAsia="Times New Roman" w:hAnsi="Times New Roman" w:cs="Times New Roman"/>
            <w:color w:val="1C1D1E"/>
            <w:shd w:val="clear" w:color="auto" w:fill="FFFFFF"/>
            <w:rPrChange w:id="141" w:author="Zoe Marie Klein" w:date="2023-02-02T09:07:00Z">
              <w:rPr>
                <w:rFonts w:ascii="Open Sans" w:eastAsia="Times New Roman" w:hAnsi="Open Sans" w:cs="Open Sans"/>
                <w:color w:val="1C1D1E"/>
                <w:sz w:val="21"/>
                <w:szCs w:val="21"/>
                <w:shd w:val="clear" w:color="auto" w:fill="FFFFFF"/>
              </w:rPr>
            </w:rPrChange>
          </w:rPr>
          <w:t xml:space="preserve">Munson, S. M., J. </w:t>
        </w:r>
        <w:proofErr w:type="spellStart"/>
        <w:r w:rsidRPr="00AC6242">
          <w:rPr>
            <w:rFonts w:ascii="Times New Roman" w:eastAsia="Times New Roman" w:hAnsi="Times New Roman" w:cs="Times New Roman"/>
            <w:color w:val="1C1D1E"/>
            <w:shd w:val="clear" w:color="auto" w:fill="FFFFFF"/>
            <w:rPrChange w:id="142" w:author="Zoe Marie Klein" w:date="2023-02-02T09:07:00Z">
              <w:rPr>
                <w:rFonts w:ascii="Open Sans" w:eastAsia="Times New Roman" w:hAnsi="Open Sans" w:cs="Open Sans"/>
                <w:color w:val="1C1D1E"/>
                <w:sz w:val="21"/>
                <w:szCs w:val="21"/>
                <w:shd w:val="clear" w:color="auto" w:fill="FFFFFF"/>
              </w:rPr>
            </w:rPrChange>
          </w:rPr>
          <w:t>Belnap</w:t>
        </w:r>
        <w:proofErr w:type="spellEnd"/>
        <w:r w:rsidRPr="00AC6242">
          <w:rPr>
            <w:rFonts w:ascii="Times New Roman" w:eastAsia="Times New Roman" w:hAnsi="Times New Roman" w:cs="Times New Roman"/>
            <w:color w:val="1C1D1E"/>
            <w:shd w:val="clear" w:color="auto" w:fill="FFFFFF"/>
            <w:rPrChange w:id="143" w:author="Zoe Marie Klein" w:date="2023-02-02T09:07:00Z">
              <w:rPr>
                <w:rFonts w:ascii="Open Sans" w:eastAsia="Times New Roman" w:hAnsi="Open Sans" w:cs="Open Sans"/>
                <w:color w:val="1C1D1E"/>
                <w:sz w:val="21"/>
                <w:szCs w:val="21"/>
                <w:shd w:val="clear" w:color="auto" w:fill="FFFFFF"/>
              </w:rPr>
            </w:rPrChange>
          </w:rPr>
          <w:t xml:space="preserve">, C. D. </w:t>
        </w:r>
        <w:proofErr w:type="spellStart"/>
        <w:r w:rsidRPr="00AC6242">
          <w:rPr>
            <w:rFonts w:ascii="Times New Roman" w:eastAsia="Times New Roman" w:hAnsi="Times New Roman" w:cs="Times New Roman"/>
            <w:color w:val="1C1D1E"/>
            <w:shd w:val="clear" w:color="auto" w:fill="FFFFFF"/>
            <w:rPrChange w:id="144" w:author="Zoe Marie Klein" w:date="2023-02-02T09:07:00Z">
              <w:rPr>
                <w:rFonts w:ascii="Open Sans" w:eastAsia="Times New Roman" w:hAnsi="Open Sans" w:cs="Open Sans"/>
                <w:color w:val="1C1D1E"/>
                <w:sz w:val="21"/>
                <w:szCs w:val="21"/>
                <w:shd w:val="clear" w:color="auto" w:fill="FFFFFF"/>
              </w:rPr>
            </w:rPrChange>
          </w:rPr>
          <w:t>Schelz</w:t>
        </w:r>
        <w:proofErr w:type="spellEnd"/>
        <w:r w:rsidRPr="00AC6242">
          <w:rPr>
            <w:rFonts w:ascii="Times New Roman" w:eastAsia="Times New Roman" w:hAnsi="Times New Roman" w:cs="Times New Roman"/>
            <w:color w:val="1C1D1E"/>
            <w:shd w:val="clear" w:color="auto" w:fill="FFFFFF"/>
            <w:rPrChange w:id="145" w:author="Zoe Marie Klein" w:date="2023-02-02T09:07:00Z">
              <w:rPr>
                <w:rFonts w:ascii="Open Sans" w:eastAsia="Times New Roman" w:hAnsi="Open Sans" w:cs="Open Sans"/>
                <w:color w:val="1C1D1E"/>
                <w:sz w:val="21"/>
                <w:szCs w:val="21"/>
                <w:shd w:val="clear" w:color="auto" w:fill="FFFFFF"/>
              </w:rPr>
            </w:rPrChange>
          </w:rPr>
          <w:t xml:space="preserve">, M. Moran, and T. W. </w:t>
        </w:r>
        <w:proofErr w:type="spellStart"/>
        <w:r w:rsidRPr="00AC6242">
          <w:rPr>
            <w:rFonts w:ascii="Times New Roman" w:eastAsia="Times New Roman" w:hAnsi="Times New Roman" w:cs="Times New Roman"/>
            <w:color w:val="1C1D1E"/>
            <w:shd w:val="clear" w:color="auto" w:fill="FFFFFF"/>
            <w:rPrChange w:id="146" w:author="Zoe Marie Klein" w:date="2023-02-02T09:07:00Z">
              <w:rPr>
                <w:rFonts w:ascii="Open Sans" w:eastAsia="Times New Roman" w:hAnsi="Open Sans" w:cs="Open Sans"/>
                <w:color w:val="1C1D1E"/>
                <w:sz w:val="21"/>
                <w:szCs w:val="21"/>
                <w:shd w:val="clear" w:color="auto" w:fill="FFFFFF"/>
              </w:rPr>
            </w:rPrChange>
          </w:rPr>
          <w:t>Carolin</w:t>
        </w:r>
        <w:proofErr w:type="spellEnd"/>
        <w:r w:rsidRPr="00AC6242">
          <w:rPr>
            <w:rFonts w:ascii="Times New Roman" w:eastAsia="Times New Roman" w:hAnsi="Times New Roman" w:cs="Times New Roman"/>
            <w:color w:val="1C1D1E"/>
            <w:shd w:val="clear" w:color="auto" w:fill="FFFFFF"/>
            <w:rPrChange w:id="147" w:author="Zoe Marie Klein" w:date="2023-02-02T09:07:00Z">
              <w:rPr>
                <w:rFonts w:ascii="Open Sans" w:eastAsia="Times New Roman" w:hAnsi="Open Sans" w:cs="Open Sans"/>
                <w:color w:val="1C1D1E"/>
                <w:sz w:val="21"/>
                <w:szCs w:val="21"/>
                <w:shd w:val="clear" w:color="auto" w:fill="FFFFFF"/>
              </w:rPr>
            </w:rPrChange>
          </w:rPr>
          <w:t>. 2011. On the brink of change: plant responses to climate on the Colorado Plateau. Ecosphere 2(6</w:t>
        </w:r>
        <w:proofErr w:type="gramStart"/>
        <w:r w:rsidRPr="00AC6242">
          <w:rPr>
            <w:rFonts w:ascii="Times New Roman" w:eastAsia="Times New Roman" w:hAnsi="Times New Roman" w:cs="Times New Roman"/>
            <w:color w:val="1C1D1E"/>
            <w:shd w:val="clear" w:color="auto" w:fill="FFFFFF"/>
            <w:rPrChange w:id="148" w:author="Zoe Marie Klein" w:date="2023-02-02T09:07:00Z">
              <w:rPr>
                <w:rFonts w:ascii="Open Sans" w:eastAsia="Times New Roman" w:hAnsi="Open Sans" w:cs="Open Sans"/>
                <w:color w:val="1C1D1E"/>
                <w:sz w:val="21"/>
                <w:szCs w:val="21"/>
                <w:shd w:val="clear" w:color="auto" w:fill="FFFFFF"/>
              </w:rPr>
            </w:rPrChange>
          </w:rPr>
          <w:t>):art</w:t>
        </w:r>
        <w:proofErr w:type="gramEnd"/>
        <w:r w:rsidRPr="00AC6242">
          <w:rPr>
            <w:rFonts w:ascii="Times New Roman" w:eastAsia="Times New Roman" w:hAnsi="Times New Roman" w:cs="Times New Roman"/>
            <w:color w:val="1C1D1E"/>
            <w:shd w:val="clear" w:color="auto" w:fill="FFFFFF"/>
            <w:rPrChange w:id="149" w:author="Zoe Marie Klein" w:date="2023-02-02T09:07:00Z">
              <w:rPr>
                <w:rFonts w:ascii="Open Sans" w:eastAsia="Times New Roman" w:hAnsi="Open Sans" w:cs="Open Sans"/>
                <w:color w:val="1C1D1E"/>
                <w:sz w:val="21"/>
                <w:szCs w:val="21"/>
                <w:shd w:val="clear" w:color="auto" w:fill="FFFFFF"/>
              </w:rPr>
            </w:rPrChange>
          </w:rPr>
          <w:t>68. doi:10.1890/ES11-00059.1</w:t>
        </w:r>
      </w:ins>
    </w:p>
    <w:p w14:paraId="1902E803" w14:textId="5B007EE3" w:rsidR="00F21D6E" w:rsidRPr="00561C20" w:rsidDel="00BC54BD" w:rsidRDefault="00F21D6E" w:rsidP="007032B8">
      <w:pPr>
        <w:spacing w:before="100" w:beforeAutospacing="1" w:after="100" w:afterAutospacing="1"/>
        <w:ind w:left="480" w:hanging="480"/>
        <w:rPr>
          <w:del w:id="150" w:author="Zoe Marie Klein" w:date="2023-02-02T08:58:00Z"/>
          <w:rFonts w:ascii="Times New Roman" w:eastAsia="Times New Roman" w:hAnsi="Times New Roman" w:cs="Times New Roman"/>
        </w:rPr>
      </w:pPr>
    </w:p>
    <w:p w14:paraId="6ABFEDEB" w14:textId="592BE705" w:rsidR="007032B8"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Nicotra, A. B., O. K. Atkin, S. P. Bonser, A. M. Davidson, E. J. Finnegan, U. </w:t>
      </w:r>
      <w:proofErr w:type="spellStart"/>
      <w:r w:rsidRPr="00561C20">
        <w:rPr>
          <w:rFonts w:ascii="Times New Roman" w:eastAsia="Times New Roman" w:hAnsi="Times New Roman" w:cs="Times New Roman"/>
        </w:rPr>
        <w:t>Mathesius</w:t>
      </w:r>
      <w:proofErr w:type="spellEnd"/>
      <w:r w:rsidRPr="00561C20">
        <w:rPr>
          <w:rFonts w:ascii="Times New Roman" w:eastAsia="Times New Roman" w:hAnsi="Times New Roman" w:cs="Times New Roman"/>
        </w:rPr>
        <w:t xml:space="preserve">, P. Poot, M. D. </w:t>
      </w:r>
      <w:proofErr w:type="spellStart"/>
      <w:r w:rsidRPr="00561C20">
        <w:rPr>
          <w:rFonts w:ascii="Times New Roman" w:eastAsia="Times New Roman" w:hAnsi="Times New Roman" w:cs="Times New Roman"/>
        </w:rPr>
        <w:t>Purugganan</w:t>
      </w:r>
      <w:proofErr w:type="spellEnd"/>
      <w:r w:rsidRPr="00561C20">
        <w:rPr>
          <w:rFonts w:ascii="Times New Roman" w:eastAsia="Times New Roman" w:hAnsi="Times New Roman" w:cs="Times New Roman"/>
        </w:rPr>
        <w:t xml:space="preserve">, C. L. Richards, F. Valladares, and M. van </w:t>
      </w:r>
      <w:proofErr w:type="spellStart"/>
      <w:r w:rsidRPr="00561C20">
        <w:rPr>
          <w:rFonts w:ascii="Times New Roman" w:eastAsia="Times New Roman" w:hAnsi="Times New Roman" w:cs="Times New Roman"/>
        </w:rPr>
        <w:t>Kleunen</w:t>
      </w:r>
      <w:proofErr w:type="spellEnd"/>
      <w:r w:rsidRPr="00561C20">
        <w:rPr>
          <w:rFonts w:ascii="Times New Roman" w:eastAsia="Times New Roman" w:hAnsi="Times New Roman" w:cs="Times New Roman"/>
        </w:rPr>
        <w:t>. 2010. Plant phenotypic plasticity in a changing climate. Elsevier Current Trends.</w:t>
      </w:r>
    </w:p>
    <w:p w14:paraId="66205425" w14:textId="36793F50" w:rsidR="009C254D" w:rsidRPr="00561C20" w:rsidRDefault="009C254D" w:rsidP="00A4515C">
      <w:pPr>
        <w:pStyle w:val="NormalWeb"/>
        <w:ind w:left="480" w:hanging="480"/>
      </w:pPr>
      <w:proofErr w:type="spellStart"/>
      <w:r>
        <w:t>Peco</w:t>
      </w:r>
      <w:proofErr w:type="spellEnd"/>
      <w:r>
        <w:t xml:space="preserve">, B., L. Rico, and F. M. </w:t>
      </w:r>
      <w:proofErr w:type="spellStart"/>
      <w:r>
        <w:t>Azcárate</w:t>
      </w:r>
      <w:proofErr w:type="spellEnd"/>
      <w:r>
        <w:t>. 2009. Seed size and response to rainfall patterns in annual grasslands: 16 years of permanent plot data. Journal of Vegetation Science 20:8–16.</w:t>
      </w:r>
    </w:p>
    <w:p w14:paraId="60174D5A"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Pedrini</w:t>
      </w:r>
      <w:proofErr w:type="spellEnd"/>
      <w:r w:rsidRPr="00561C20">
        <w:rPr>
          <w:rFonts w:ascii="Times New Roman" w:eastAsia="Times New Roman" w:hAnsi="Times New Roman" w:cs="Times New Roman"/>
        </w:rPr>
        <w:t xml:space="preserve">, S., P. Gibson-Roy, C. Trivedi, C. </w:t>
      </w:r>
      <w:proofErr w:type="spellStart"/>
      <w:r w:rsidRPr="00561C20">
        <w:rPr>
          <w:rFonts w:ascii="Times New Roman" w:eastAsia="Times New Roman" w:hAnsi="Times New Roman" w:cs="Times New Roman"/>
        </w:rPr>
        <w:t>Gálvez</w:t>
      </w:r>
      <w:proofErr w:type="spellEnd"/>
      <w:r w:rsidRPr="00561C20">
        <w:rPr>
          <w:rFonts w:ascii="Times New Roman" w:eastAsia="Times New Roman" w:hAnsi="Times New Roman" w:cs="Times New Roman"/>
        </w:rPr>
        <w:t xml:space="preserve">-Ramírez, K. Hardwick, N. Shaw, S. </w:t>
      </w:r>
      <w:proofErr w:type="spellStart"/>
      <w:r w:rsidRPr="00561C20">
        <w:rPr>
          <w:rFonts w:ascii="Times New Roman" w:eastAsia="Times New Roman" w:hAnsi="Times New Roman" w:cs="Times New Roman"/>
        </w:rPr>
        <w:t>Frischie</w:t>
      </w:r>
      <w:proofErr w:type="spellEnd"/>
      <w:r w:rsidRPr="00561C20">
        <w:rPr>
          <w:rFonts w:ascii="Times New Roman" w:eastAsia="Times New Roman" w:hAnsi="Times New Roman" w:cs="Times New Roman"/>
        </w:rPr>
        <w:t xml:space="preserve">, G. </w:t>
      </w:r>
      <w:proofErr w:type="spellStart"/>
      <w:r w:rsidRPr="00561C20">
        <w:rPr>
          <w:rFonts w:ascii="Times New Roman" w:eastAsia="Times New Roman" w:hAnsi="Times New Roman" w:cs="Times New Roman"/>
        </w:rPr>
        <w:t>Laverack</w:t>
      </w:r>
      <w:proofErr w:type="spellEnd"/>
      <w:r w:rsidRPr="00561C20">
        <w:rPr>
          <w:rFonts w:ascii="Times New Roman" w:eastAsia="Times New Roman" w:hAnsi="Times New Roman" w:cs="Times New Roman"/>
        </w:rPr>
        <w:t xml:space="preserve">, and K. Dixon. 2020. Collection and production of native seeds for ecological restoration. Restoration Ecology </w:t>
      </w:r>
      <w:proofErr w:type="gramStart"/>
      <w:r w:rsidRPr="00561C20">
        <w:rPr>
          <w:rFonts w:ascii="Times New Roman" w:eastAsia="Times New Roman" w:hAnsi="Times New Roman" w:cs="Times New Roman"/>
        </w:rPr>
        <w:t>28:S</w:t>
      </w:r>
      <w:proofErr w:type="gramEnd"/>
      <w:r w:rsidRPr="00561C20">
        <w:rPr>
          <w:rFonts w:ascii="Times New Roman" w:eastAsia="Times New Roman" w:hAnsi="Times New Roman" w:cs="Times New Roman"/>
        </w:rPr>
        <w:t>228–S238.</w:t>
      </w:r>
    </w:p>
    <w:p w14:paraId="78FF4EA2"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Prasser</w:t>
      </w:r>
      <w:proofErr w:type="spellEnd"/>
      <w:r w:rsidRPr="00561C20">
        <w:rPr>
          <w:rFonts w:ascii="Times New Roman" w:eastAsia="Times New Roman" w:hAnsi="Times New Roman" w:cs="Times New Roman"/>
        </w:rPr>
        <w:t xml:space="preserve">, N. P., and A. L. </w:t>
      </w:r>
      <w:proofErr w:type="spellStart"/>
      <w:r w:rsidRPr="00561C20">
        <w:rPr>
          <w:rFonts w:ascii="Times New Roman" w:eastAsia="Times New Roman" w:hAnsi="Times New Roman" w:cs="Times New Roman"/>
        </w:rPr>
        <w:t>Hild</w:t>
      </w:r>
      <w:proofErr w:type="spellEnd"/>
      <w:r w:rsidRPr="00561C20">
        <w:rPr>
          <w:rFonts w:ascii="Times New Roman" w:eastAsia="Times New Roman" w:hAnsi="Times New Roman" w:cs="Times New Roman"/>
        </w:rPr>
        <w:t xml:space="preserve">. 2016. Competitive interactions between an exotic annual, Halogeton </w:t>
      </w:r>
      <w:proofErr w:type="spellStart"/>
      <w:r w:rsidRPr="00561C20">
        <w:rPr>
          <w:rFonts w:ascii="Times New Roman" w:eastAsia="Times New Roman" w:hAnsi="Times New Roman" w:cs="Times New Roman"/>
        </w:rPr>
        <w:t>glomeratus</w:t>
      </w:r>
      <w:proofErr w:type="spellEnd"/>
      <w:r w:rsidRPr="00561C20">
        <w:rPr>
          <w:rFonts w:ascii="Times New Roman" w:eastAsia="Times New Roman" w:hAnsi="Times New Roman" w:cs="Times New Roman"/>
        </w:rPr>
        <w:t>, and 10 North American native species. Native Plants Journal 17:244–255.</w:t>
      </w:r>
    </w:p>
    <w:p w14:paraId="75788DFE"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Reed, T. E., S. W. Robin, D. E. Schindler, J. J. Hard, and M. T. </w:t>
      </w:r>
      <w:proofErr w:type="spellStart"/>
      <w:r w:rsidRPr="00561C20">
        <w:rPr>
          <w:rFonts w:ascii="Times New Roman" w:eastAsia="Times New Roman" w:hAnsi="Times New Roman" w:cs="Times New Roman"/>
        </w:rPr>
        <w:t>Kinnison</w:t>
      </w:r>
      <w:proofErr w:type="spellEnd"/>
      <w:r w:rsidRPr="00561C20">
        <w:rPr>
          <w:rFonts w:ascii="Times New Roman" w:eastAsia="Times New Roman" w:hAnsi="Times New Roman" w:cs="Times New Roman"/>
        </w:rPr>
        <w:t>. 2010. Phenotypic plasticity and population viability: The importance of environmental predictability. Proceedings of the Royal Society B: Biological Sciences 277:3391–3400.</w:t>
      </w:r>
    </w:p>
    <w:p w14:paraId="3061DACD" w14:textId="77777777" w:rsidR="00BC54BD" w:rsidRDefault="007032B8" w:rsidP="00BC54BD">
      <w:pPr>
        <w:spacing w:before="100" w:beforeAutospacing="1" w:after="100" w:afterAutospacing="1"/>
        <w:ind w:left="480" w:hanging="480"/>
        <w:rPr>
          <w:ins w:id="151" w:author="Zoe Marie Klein" w:date="2023-02-02T08:56:00Z"/>
          <w:rFonts w:ascii="Times New Roman" w:eastAsia="Times New Roman" w:hAnsi="Times New Roman" w:cs="Times New Roman"/>
        </w:rPr>
      </w:pPr>
      <w:r w:rsidRPr="00561C20">
        <w:rPr>
          <w:rFonts w:ascii="Times New Roman" w:eastAsia="Times New Roman" w:hAnsi="Times New Roman" w:cs="Times New Roman"/>
        </w:rPr>
        <w:t xml:space="preserve">Reed, T. E., S. W. Robin, D. E. Schindler, J. J. Hard, and M. T. </w:t>
      </w:r>
      <w:proofErr w:type="spellStart"/>
      <w:r w:rsidRPr="00561C20">
        <w:rPr>
          <w:rFonts w:ascii="Times New Roman" w:eastAsia="Times New Roman" w:hAnsi="Times New Roman" w:cs="Times New Roman"/>
        </w:rPr>
        <w:t>Kinnison</w:t>
      </w:r>
      <w:proofErr w:type="spellEnd"/>
      <w:r w:rsidRPr="00561C20">
        <w:rPr>
          <w:rFonts w:ascii="Times New Roman" w:eastAsia="Times New Roman" w:hAnsi="Times New Roman" w:cs="Times New Roman"/>
        </w:rPr>
        <w:t>. 2010. Phenotypic plasticity and population viability: The importance of environmental predictability. Proceedings of the Royal Society B: Biological Sciences 277:3391–3400.</w:t>
      </w:r>
    </w:p>
    <w:p w14:paraId="44F828DB" w14:textId="6136BB2D" w:rsidR="00BC54BD" w:rsidRPr="00AC6242" w:rsidRDefault="00BC54BD" w:rsidP="00BC54BD">
      <w:pPr>
        <w:spacing w:before="100" w:beforeAutospacing="1" w:after="100" w:afterAutospacing="1"/>
        <w:ind w:left="480" w:hanging="480"/>
        <w:rPr>
          <w:rFonts w:ascii="Times New Roman" w:eastAsia="Times New Roman" w:hAnsi="Times New Roman" w:cs="Times New Roman"/>
          <w:sz w:val="36"/>
          <w:szCs w:val="36"/>
          <w:rPrChange w:id="152" w:author="Zoe Marie Klein" w:date="2023-02-02T09:07:00Z">
            <w:rPr>
              <w:rFonts w:ascii="Times New Roman" w:eastAsia="Times New Roman" w:hAnsi="Times New Roman" w:cs="Times New Roman"/>
            </w:rPr>
          </w:rPrChange>
        </w:rPr>
      </w:pPr>
      <w:ins w:id="153" w:author="Zoe Marie Klein" w:date="2023-02-02T08:56:00Z">
        <w:r w:rsidRPr="00AC6242">
          <w:rPr>
            <w:rFonts w:ascii="Times New Roman" w:eastAsia="Times New Roman" w:hAnsi="Times New Roman" w:cs="Times New Roman"/>
            <w:color w:val="212529"/>
            <w:shd w:val="clear" w:color="auto" w:fill="F3F7FF"/>
            <w:rPrChange w:id="154" w:author="Zoe Marie Klein" w:date="2023-02-02T09:07:00Z">
              <w:rPr>
                <w:rFonts w:ascii="Fira Mono" w:eastAsia="Times New Roman" w:hAnsi="Fira Mono" w:cs="Courier New"/>
                <w:color w:val="212529"/>
                <w:sz w:val="20"/>
                <w:szCs w:val="20"/>
                <w:shd w:val="clear" w:color="auto" w:fill="F3F7FF"/>
              </w:rPr>
            </w:rPrChange>
          </w:rPr>
          <w:lastRenderedPageBreak/>
          <w:t>R Core Team (2022). R: A language and environment for statistical computing. R Foundation for Statistical Computing, Vienna, Austria. https://www.R-project.org/.</w:t>
        </w:r>
      </w:ins>
    </w:p>
    <w:p w14:paraId="7BA9CEA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Salazar, P. C., R. M. Navarro-</w:t>
      </w:r>
      <w:proofErr w:type="spellStart"/>
      <w:r w:rsidRPr="00561C20">
        <w:rPr>
          <w:rFonts w:ascii="Times New Roman" w:eastAsia="Times New Roman" w:hAnsi="Times New Roman" w:cs="Times New Roman"/>
        </w:rPr>
        <w:t>Cerrillo</w:t>
      </w:r>
      <w:proofErr w:type="spellEnd"/>
      <w:r w:rsidRPr="00561C20">
        <w:rPr>
          <w:rFonts w:ascii="Times New Roman" w:eastAsia="Times New Roman" w:hAnsi="Times New Roman" w:cs="Times New Roman"/>
        </w:rPr>
        <w:t xml:space="preserve">, G. Cruz, N. </w:t>
      </w:r>
      <w:proofErr w:type="spellStart"/>
      <w:r w:rsidRPr="00561C20">
        <w:rPr>
          <w:rFonts w:ascii="Times New Roman" w:eastAsia="Times New Roman" w:hAnsi="Times New Roman" w:cs="Times New Roman"/>
        </w:rPr>
        <w:t>Grados</w:t>
      </w:r>
      <w:proofErr w:type="spellEnd"/>
      <w:r w:rsidRPr="00561C20">
        <w:rPr>
          <w:rFonts w:ascii="Times New Roman" w:eastAsia="Times New Roman" w:hAnsi="Times New Roman" w:cs="Times New Roman"/>
        </w:rPr>
        <w:t>, and R. Villar. 2019. Variability in growth and biomass allocation and the phenotypic plasticity of seven Prosopis pallida populations in response to water availability. Trees - Structure and Function 33:1409–1422.</w:t>
      </w:r>
    </w:p>
    <w:p w14:paraId="3C69F7C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Schwinning</w:t>
      </w:r>
      <w:proofErr w:type="spellEnd"/>
      <w:r w:rsidRPr="00561C20">
        <w:rPr>
          <w:rFonts w:ascii="Times New Roman" w:eastAsia="Times New Roman" w:hAnsi="Times New Roman" w:cs="Times New Roman"/>
        </w:rPr>
        <w:t xml:space="preserve">, S., J. </w:t>
      </w:r>
      <w:proofErr w:type="spellStart"/>
      <w:r w:rsidRPr="00561C20">
        <w:rPr>
          <w:rFonts w:ascii="Times New Roman" w:eastAsia="Times New Roman" w:hAnsi="Times New Roman" w:cs="Times New Roman"/>
        </w:rPr>
        <w:t>Belnap</w:t>
      </w:r>
      <w:proofErr w:type="spellEnd"/>
      <w:r w:rsidRPr="00561C20">
        <w:rPr>
          <w:rFonts w:ascii="Times New Roman" w:eastAsia="Times New Roman" w:hAnsi="Times New Roman" w:cs="Times New Roman"/>
        </w:rPr>
        <w:t xml:space="preserve">, D. R. Bowling, and J. R. </w:t>
      </w:r>
      <w:proofErr w:type="spellStart"/>
      <w:r w:rsidRPr="00561C20">
        <w:rPr>
          <w:rFonts w:ascii="Times New Roman" w:eastAsia="Times New Roman" w:hAnsi="Times New Roman" w:cs="Times New Roman"/>
        </w:rPr>
        <w:t>Ehleringer</w:t>
      </w:r>
      <w:proofErr w:type="spellEnd"/>
      <w:r w:rsidRPr="00561C20">
        <w:rPr>
          <w:rFonts w:ascii="Times New Roman" w:eastAsia="Times New Roman" w:hAnsi="Times New Roman" w:cs="Times New Roman"/>
        </w:rPr>
        <w:t>. 2008. &lt;</w:t>
      </w:r>
      <w:proofErr w:type="spellStart"/>
      <w:r w:rsidRPr="00561C20">
        <w:rPr>
          <w:rFonts w:ascii="Times New Roman" w:eastAsia="Times New Roman" w:hAnsi="Times New Roman" w:cs="Times New Roman"/>
        </w:rPr>
        <w:t>Schwinning</w:t>
      </w:r>
      <w:proofErr w:type="spellEnd"/>
      <w:r w:rsidRPr="00561C20">
        <w:rPr>
          <w:rFonts w:ascii="Times New Roman" w:eastAsia="Times New Roman" w:hAnsi="Times New Roman" w:cs="Times New Roman"/>
        </w:rPr>
        <w:t xml:space="preserve"> 2008-Sensitivty of the Colorado Plateau to Change.pdf&gt;.</w:t>
      </w:r>
    </w:p>
    <w:p w14:paraId="48531A6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Shackelford, N., G. B. Paterno, D. E. Winkler, T. E. Erickson, E. A. Leger, L. N. </w:t>
      </w:r>
      <w:proofErr w:type="spellStart"/>
      <w:r w:rsidRPr="00561C20">
        <w:rPr>
          <w:rFonts w:ascii="Times New Roman" w:eastAsia="Times New Roman" w:hAnsi="Times New Roman" w:cs="Times New Roman"/>
        </w:rPr>
        <w:t>Svejcar</w:t>
      </w:r>
      <w:proofErr w:type="spellEnd"/>
      <w:r w:rsidRPr="00561C20">
        <w:rPr>
          <w:rFonts w:ascii="Times New Roman" w:eastAsia="Times New Roman" w:hAnsi="Times New Roman" w:cs="Times New Roman"/>
        </w:rPr>
        <w:t xml:space="preserve">, M. F. Breed, A. M. </w:t>
      </w:r>
      <w:proofErr w:type="spellStart"/>
      <w:r w:rsidRPr="00561C20">
        <w:rPr>
          <w:rFonts w:ascii="Times New Roman" w:eastAsia="Times New Roman" w:hAnsi="Times New Roman" w:cs="Times New Roman"/>
        </w:rPr>
        <w:t>Faist</w:t>
      </w:r>
      <w:proofErr w:type="spellEnd"/>
      <w:r w:rsidRPr="00561C20">
        <w:rPr>
          <w:rFonts w:ascii="Times New Roman" w:eastAsia="Times New Roman" w:hAnsi="Times New Roman" w:cs="Times New Roman"/>
        </w:rPr>
        <w:t xml:space="preserve">, P. A. Harrison, M. F. Curran, Q. Guo, A. </w:t>
      </w:r>
      <w:proofErr w:type="spellStart"/>
      <w:r w:rsidRPr="00561C20">
        <w:rPr>
          <w:rFonts w:ascii="Times New Roman" w:eastAsia="Times New Roman" w:hAnsi="Times New Roman" w:cs="Times New Roman"/>
        </w:rPr>
        <w:t>Kirmer</w:t>
      </w:r>
      <w:proofErr w:type="spellEnd"/>
      <w:r w:rsidRPr="00561C20">
        <w:rPr>
          <w:rFonts w:ascii="Times New Roman" w:eastAsia="Times New Roman" w:hAnsi="Times New Roman" w:cs="Times New Roman"/>
        </w:rPr>
        <w:t xml:space="preserve">, D. J. Law, K. Z. </w:t>
      </w:r>
      <w:proofErr w:type="spellStart"/>
      <w:r w:rsidRPr="00561C20">
        <w:rPr>
          <w:rFonts w:ascii="Times New Roman" w:eastAsia="Times New Roman" w:hAnsi="Times New Roman" w:cs="Times New Roman"/>
        </w:rPr>
        <w:t>Mganga</w:t>
      </w:r>
      <w:proofErr w:type="spellEnd"/>
      <w:r w:rsidRPr="00561C20">
        <w:rPr>
          <w:rFonts w:ascii="Times New Roman" w:eastAsia="Times New Roman" w:hAnsi="Times New Roman" w:cs="Times New Roman"/>
        </w:rPr>
        <w:t xml:space="preserve">, S. M. Munson, L. M. </w:t>
      </w:r>
      <w:proofErr w:type="spellStart"/>
      <w:r w:rsidRPr="00561C20">
        <w:rPr>
          <w:rFonts w:ascii="Times New Roman" w:eastAsia="Times New Roman" w:hAnsi="Times New Roman" w:cs="Times New Roman"/>
        </w:rPr>
        <w:t>Porensky</w:t>
      </w:r>
      <w:proofErr w:type="spellEnd"/>
      <w:r w:rsidRPr="00561C20">
        <w:rPr>
          <w:rFonts w:ascii="Times New Roman" w:eastAsia="Times New Roman" w:hAnsi="Times New Roman" w:cs="Times New Roman"/>
        </w:rPr>
        <w:t xml:space="preserve">, R. E. Quiroga, P. </w:t>
      </w:r>
      <w:proofErr w:type="spellStart"/>
      <w:r w:rsidRPr="00561C20">
        <w:rPr>
          <w:rFonts w:ascii="Times New Roman" w:eastAsia="Times New Roman" w:hAnsi="Times New Roman" w:cs="Times New Roman"/>
        </w:rPr>
        <w:t>Török</w:t>
      </w:r>
      <w:proofErr w:type="spellEnd"/>
      <w:r w:rsidRPr="00561C20">
        <w:rPr>
          <w:rFonts w:ascii="Times New Roman" w:eastAsia="Times New Roman" w:hAnsi="Times New Roman" w:cs="Times New Roman"/>
        </w:rPr>
        <w:t xml:space="preserve">, C. E. Wainwright, A. Abdullahi, M. A. Bahm, E. A. Ballenger, N. Barger, O. W. Baughman, C. Becker, M. E. Lucas-Borja, C. S. Boyd, C. M. Burton, P. J. Burton, E. Calleja, P. J. Carrick, A. Caruana, C. D. Clements, K. W. Davies, B. </w:t>
      </w:r>
      <w:proofErr w:type="spellStart"/>
      <w:r w:rsidRPr="00561C20">
        <w:rPr>
          <w:rFonts w:ascii="Times New Roman" w:eastAsia="Times New Roman" w:hAnsi="Times New Roman" w:cs="Times New Roman"/>
        </w:rPr>
        <w:t>Deák</w:t>
      </w:r>
      <w:proofErr w:type="spellEnd"/>
      <w:r w:rsidRPr="00561C20">
        <w:rPr>
          <w:rFonts w:ascii="Times New Roman" w:eastAsia="Times New Roman" w:hAnsi="Times New Roman" w:cs="Times New Roman"/>
        </w:rPr>
        <w:t xml:space="preserve">, J. Drake, S. </w:t>
      </w:r>
      <w:proofErr w:type="spellStart"/>
      <w:r w:rsidRPr="00561C20">
        <w:rPr>
          <w:rFonts w:ascii="Times New Roman" w:eastAsia="Times New Roman" w:hAnsi="Times New Roman" w:cs="Times New Roman"/>
        </w:rPr>
        <w:t>Dullau</w:t>
      </w:r>
      <w:proofErr w:type="spellEnd"/>
      <w:r w:rsidRPr="00561C20">
        <w:rPr>
          <w:rFonts w:ascii="Times New Roman" w:eastAsia="Times New Roman" w:hAnsi="Times New Roman" w:cs="Times New Roman"/>
        </w:rPr>
        <w:t xml:space="preserve">, J. Eldridge, E. </w:t>
      </w:r>
      <w:proofErr w:type="spellStart"/>
      <w:r w:rsidRPr="00561C20">
        <w:rPr>
          <w:rFonts w:ascii="Times New Roman" w:eastAsia="Times New Roman" w:hAnsi="Times New Roman" w:cs="Times New Roman"/>
        </w:rPr>
        <w:t>Espeland</w:t>
      </w:r>
      <w:proofErr w:type="spellEnd"/>
      <w:r w:rsidRPr="00561C20">
        <w:rPr>
          <w:rFonts w:ascii="Times New Roman" w:eastAsia="Times New Roman" w:hAnsi="Times New Roman" w:cs="Times New Roman"/>
        </w:rPr>
        <w:t xml:space="preserve">, H. L. Farrell, S. E. Fick, M. </w:t>
      </w:r>
      <w:proofErr w:type="spellStart"/>
      <w:r w:rsidRPr="00561C20">
        <w:rPr>
          <w:rFonts w:ascii="Times New Roman" w:eastAsia="Times New Roman" w:hAnsi="Times New Roman" w:cs="Times New Roman"/>
        </w:rPr>
        <w:t>Garbowski</w:t>
      </w:r>
      <w:proofErr w:type="spellEnd"/>
      <w:r w:rsidRPr="00561C20">
        <w:rPr>
          <w:rFonts w:ascii="Times New Roman" w:eastAsia="Times New Roman" w:hAnsi="Times New Roman" w:cs="Times New Roman"/>
        </w:rPr>
        <w:t xml:space="preserve">, E. G. de la Riva, P. J. </w:t>
      </w:r>
      <w:proofErr w:type="spellStart"/>
      <w:r w:rsidRPr="00561C20">
        <w:rPr>
          <w:rFonts w:ascii="Times New Roman" w:eastAsia="Times New Roman" w:hAnsi="Times New Roman" w:cs="Times New Roman"/>
        </w:rPr>
        <w:t>Golos</w:t>
      </w:r>
      <w:proofErr w:type="spellEnd"/>
      <w:r w:rsidRPr="00561C20">
        <w:rPr>
          <w:rFonts w:ascii="Times New Roman" w:eastAsia="Times New Roman" w:hAnsi="Times New Roman" w:cs="Times New Roman"/>
        </w:rPr>
        <w:t xml:space="preserve">, P. A. Grey, B. </w:t>
      </w:r>
      <w:proofErr w:type="spellStart"/>
      <w:r w:rsidRPr="00561C20">
        <w:rPr>
          <w:rFonts w:ascii="Times New Roman" w:eastAsia="Times New Roman" w:hAnsi="Times New Roman" w:cs="Times New Roman"/>
        </w:rPr>
        <w:t>Heydenrych</w:t>
      </w:r>
      <w:proofErr w:type="spellEnd"/>
      <w:r w:rsidRPr="00561C20">
        <w:rPr>
          <w:rFonts w:ascii="Times New Roman" w:eastAsia="Times New Roman" w:hAnsi="Times New Roman" w:cs="Times New Roman"/>
        </w:rPr>
        <w:t>, P. M. Holmes, J. J. James, J. Jonas-</w:t>
      </w:r>
      <w:proofErr w:type="spellStart"/>
      <w:r w:rsidRPr="00561C20">
        <w:rPr>
          <w:rFonts w:ascii="Times New Roman" w:eastAsia="Times New Roman" w:hAnsi="Times New Roman" w:cs="Times New Roman"/>
        </w:rPr>
        <w:t>Bratten</w:t>
      </w:r>
      <w:proofErr w:type="spellEnd"/>
      <w:r w:rsidRPr="00561C20">
        <w:rPr>
          <w:rFonts w:ascii="Times New Roman" w:eastAsia="Times New Roman" w:hAnsi="Times New Roman" w:cs="Times New Roman"/>
        </w:rPr>
        <w:t xml:space="preserve">, R. Kiss, A. T. Kramer, J. E. Larson, J. </w:t>
      </w:r>
      <w:proofErr w:type="spellStart"/>
      <w:r w:rsidRPr="00561C20">
        <w:rPr>
          <w:rFonts w:ascii="Times New Roman" w:eastAsia="Times New Roman" w:hAnsi="Times New Roman" w:cs="Times New Roman"/>
        </w:rPr>
        <w:t>Lorite</w:t>
      </w:r>
      <w:proofErr w:type="spellEnd"/>
      <w:r w:rsidRPr="00561C20">
        <w:rPr>
          <w:rFonts w:ascii="Times New Roman" w:eastAsia="Times New Roman" w:hAnsi="Times New Roman" w:cs="Times New Roman"/>
        </w:rPr>
        <w:t xml:space="preserve">, C. E. </w:t>
      </w:r>
      <w:proofErr w:type="spellStart"/>
      <w:r w:rsidRPr="00561C20">
        <w:rPr>
          <w:rFonts w:ascii="Times New Roman" w:eastAsia="Times New Roman" w:hAnsi="Times New Roman" w:cs="Times New Roman"/>
        </w:rPr>
        <w:t>Mayence</w:t>
      </w:r>
      <w:proofErr w:type="spellEnd"/>
      <w:r w:rsidRPr="00561C20">
        <w:rPr>
          <w:rFonts w:ascii="Times New Roman" w:eastAsia="Times New Roman" w:hAnsi="Times New Roman" w:cs="Times New Roman"/>
        </w:rPr>
        <w:t xml:space="preserve">, L. Merino-Martín, T. </w:t>
      </w:r>
      <w:proofErr w:type="spellStart"/>
      <w:r w:rsidRPr="00561C20">
        <w:rPr>
          <w:rFonts w:ascii="Times New Roman" w:eastAsia="Times New Roman" w:hAnsi="Times New Roman" w:cs="Times New Roman"/>
        </w:rPr>
        <w:t>Miglécz</w:t>
      </w:r>
      <w:proofErr w:type="spellEnd"/>
      <w:r w:rsidRPr="00561C20">
        <w:rPr>
          <w:rFonts w:ascii="Times New Roman" w:eastAsia="Times New Roman" w:hAnsi="Times New Roman" w:cs="Times New Roman"/>
        </w:rPr>
        <w:t xml:space="preserve">, S. J. Milton, T. A. Monaco, A. M. Montalvo, J. A. Navarro-Cano, M. W. </w:t>
      </w:r>
      <w:proofErr w:type="spellStart"/>
      <w:r w:rsidRPr="00561C20">
        <w:rPr>
          <w:rFonts w:ascii="Times New Roman" w:eastAsia="Times New Roman" w:hAnsi="Times New Roman" w:cs="Times New Roman"/>
        </w:rPr>
        <w:t>Paschke</w:t>
      </w:r>
      <w:proofErr w:type="spellEnd"/>
      <w:r w:rsidRPr="00561C20">
        <w:rPr>
          <w:rFonts w:ascii="Times New Roman" w:eastAsia="Times New Roman" w:hAnsi="Times New Roman" w:cs="Times New Roman"/>
        </w:rPr>
        <w:t xml:space="preserve">, P. L. Peri, M. L. Pokorny, M. J. Rinella, N. </w:t>
      </w:r>
      <w:proofErr w:type="spellStart"/>
      <w:r w:rsidRPr="00561C20">
        <w:rPr>
          <w:rFonts w:ascii="Times New Roman" w:eastAsia="Times New Roman" w:hAnsi="Times New Roman" w:cs="Times New Roman"/>
        </w:rPr>
        <w:t>Saayman</w:t>
      </w:r>
      <w:proofErr w:type="spellEnd"/>
      <w:r w:rsidRPr="00561C20">
        <w:rPr>
          <w:rFonts w:ascii="Times New Roman" w:eastAsia="Times New Roman" w:hAnsi="Times New Roman" w:cs="Times New Roman"/>
        </w:rPr>
        <w:t xml:space="preserve">, M. C. Schantz, T. Parkhurst, E. W. </w:t>
      </w:r>
      <w:proofErr w:type="spellStart"/>
      <w:r w:rsidRPr="00561C20">
        <w:rPr>
          <w:rFonts w:ascii="Times New Roman" w:eastAsia="Times New Roman" w:hAnsi="Times New Roman" w:cs="Times New Roman"/>
        </w:rPr>
        <w:t>Seabloom</w:t>
      </w:r>
      <w:proofErr w:type="spellEnd"/>
      <w:r w:rsidRPr="00561C20">
        <w:rPr>
          <w:rFonts w:ascii="Times New Roman" w:eastAsia="Times New Roman" w:hAnsi="Times New Roman" w:cs="Times New Roman"/>
        </w:rPr>
        <w:t xml:space="preserve">, K. L. </w:t>
      </w:r>
      <w:proofErr w:type="spellStart"/>
      <w:r w:rsidRPr="00561C20">
        <w:rPr>
          <w:rFonts w:ascii="Times New Roman" w:eastAsia="Times New Roman" w:hAnsi="Times New Roman" w:cs="Times New Roman"/>
        </w:rPr>
        <w:t>Stuble</w:t>
      </w:r>
      <w:proofErr w:type="spellEnd"/>
      <w:r w:rsidRPr="00561C20">
        <w:rPr>
          <w:rFonts w:ascii="Times New Roman" w:eastAsia="Times New Roman" w:hAnsi="Times New Roman" w:cs="Times New Roman"/>
        </w:rPr>
        <w:t xml:space="preserve">, S. M. </w:t>
      </w:r>
      <w:proofErr w:type="spellStart"/>
      <w:r w:rsidRPr="00561C20">
        <w:rPr>
          <w:rFonts w:ascii="Times New Roman" w:eastAsia="Times New Roman" w:hAnsi="Times New Roman" w:cs="Times New Roman"/>
        </w:rPr>
        <w:t>Uselman</w:t>
      </w:r>
      <w:proofErr w:type="spellEnd"/>
      <w:r w:rsidRPr="00561C20">
        <w:rPr>
          <w:rFonts w:ascii="Times New Roman" w:eastAsia="Times New Roman" w:hAnsi="Times New Roman" w:cs="Times New Roman"/>
        </w:rPr>
        <w:t xml:space="preserve">, O. </w:t>
      </w:r>
      <w:proofErr w:type="spellStart"/>
      <w:r w:rsidRPr="00561C20">
        <w:rPr>
          <w:rFonts w:ascii="Times New Roman" w:eastAsia="Times New Roman" w:hAnsi="Times New Roman" w:cs="Times New Roman"/>
        </w:rPr>
        <w:t>Valkó</w:t>
      </w:r>
      <w:proofErr w:type="spellEnd"/>
      <w:r w:rsidRPr="00561C20">
        <w:rPr>
          <w:rFonts w:ascii="Times New Roman" w:eastAsia="Times New Roman" w:hAnsi="Times New Roman" w:cs="Times New Roman"/>
        </w:rPr>
        <w:t xml:space="preserve">, K. Veblen, S. Wilson, M. Wong, Z. Xu, and K. L. </w:t>
      </w:r>
      <w:proofErr w:type="spellStart"/>
      <w:r w:rsidRPr="00561C20">
        <w:rPr>
          <w:rFonts w:ascii="Times New Roman" w:eastAsia="Times New Roman" w:hAnsi="Times New Roman" w:cs="Times New Roman"/>
        </w:rPr>
        <w:t>Suding</w:t>
      </w:r>
      <w:proofErr w:type="spellEnd"/>
      <w:r w:rsidRPr="00561C20">
        <w:rPr>
          <w:rFonts w:ascii="Times New Roman" w:eastAsia="Times New Roman" w:hAnsi="Times New Roman" w:cs="Times New Roman"/>
        </w:rPr>
        <w:t>. 2021. Drivers of seedling establishment success in dryland restoration efforts. Nature Ecology and Evolution 5:1283–1290.</w:t>
      </w:r>
    </w:p>
    <w:p w14:paraId="3728D974"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Sherrard, M. E., and H. </w:t>
      </w:r>
      <w:proofErr w:type="spellStart"/>
      <w:r w:rsidRPr="00561C20">
        <w:rPr>
          <w:rFonts w:ascii="Times New Roman" w:eastAsia="Times New Roman" w:hAnsi="Times New Roman" w:cs="Times New Roman"/>
        </w:rPr>
        <w:t>Maherali</w:t>
      </w:r>
      <w:proofErr w:type="spellEnd"/>
      <w:r w:rsidRPr="00561C20">
        <w:rPr>
          <w:rFonts w:ascii="Times New Roman" w:eastAsia="Times New Roman" w:hAnsi="Times New Roman" w:cs="Times New Roman"/>
        </w:rPr>
        <w:t xml:space="preserve">. 2006. the Adaptive Significance of Drought Escape in </w:t>
      </w:r>
      <w:proofErr w:type="spellStart"/>
      <w:r w:rsidRPr="00561C20">
        <w:rPr>
          <w:rFonts w:ascii="Times New Roman" w:eastAsia="Times New Roman" w:hAnsi="Times New Roman" w:cs="Times New Roman"/>
        </w:rPr>
        <w:t>Avena</w:t>
      </w:r>
      <w:proofErr w:type="spellEnd"/>
      <w:r w:rsidRPr="00561C20">
        <w:rPr>
          <w:rFonts w:ascii="Times New Roman" w:eastAsia="Times New Roman" w:hAnsi="Times New Roman" w:cs="Times New Roman"/>
        </w:rPr>
        <w:t xml:space="preserve"> </w:t>
      </w:r>
      <w:proofErr w:type="spellStart"/>
      <w:r w:rsidRPr="00561C20">
        <w:rPr>
          <w:rFonts w:ascii="Times New Roman" w:eastAsia="Times New Roman" w:hAnsi="Times New Roman" w:cs="Times New Roman"/>
        </w:rPr>
        <w:t>Barbata</w:t>
      </w:r>
      <w:proofErr w:type="spellEnd"/>
      <w:r w:rsidRPr="00561C20">
        <w:rPr>
          <w:rFonts w:ascii="Times New Roman" w:eastAsia="Times New Roman" w:hAnsi="Times New Roman" w:cs="Times New Roman"/>
        </w:rPr>
        <w:t>, an Annual Grass. Evolution 60:2478.</w:t>
      </w:r>
    </w:p>
    <w:p w14:paraId="352B1088"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Simpson, K. J., R. R. L. Atkinson, E. J. Mockford, C. Bennett, C. P. Osborne, and M. Rees. 2021. Large seeds provide an intrinsic growth advantage that depends on leaf traits and root allocation. Functional Ecology 35:2168–2178.</w:t>
      </w:r>
    </w:p>
    <w:p w14:paraId="5025FFA1" w14:textId="50D577FF" w:rsidR="007032B8" w:rsidRDefault="007032B8" w:rsidP="007032B8">
      <w:pPr>
        <w:spacing w:before="100" w:beforeAutospacing="1" w:after="100" w:afterAutospacing="1"/>
        <w:ind w:left="480" w:hanging="480"/>
        <w:rPr>
          <w:ins w:id="155" w:author="Zoe Marie Klein" w:date="2023-02-02T08:41:00Z"/>
          <w:rFonts w:ascii="Times New Roman" w:eastAsia="Times New Roman" w:hAnsi="Times New Roman" w:cs="Times New Roman"/>
        </w:rPr>
      </w:pPr>
      <w:proofErr w:type="spellStart"/>
      <w:r w:rsidRPr="00561C20">
        <w:rPr>
          <w:rFonts w:ascii="Times New Roman" w:eastAsia="Times New Roman" w:hAnsi="Times New Roman" w:cs="Times New Roman"/>
        </w:rPr>
        <w:t>Suding</w:t>
      </w:r>
      <w:proofErr w:type="spellEnd"/>
      <w:r w:rsidRPr="00561C20">
        <w:rPr>
          <w:rFonts w:ascii="Times New Roman" w:eastAsia="Times New Roman" w:hAnsi="Times New Roman" w:cs="Times New Roman"/>
        </w:rPr>
        <w:t xml:space="preserve">, K., D. E. Goldberg, K. M. Hartman, K. N. </w:t>
      </w:r>
      <w:proofErr w:type="spellStart"/>
      <w:r w:rsidRPr="00561C20">
        <w:rPr>
          <w:rFonts w:ascii="Times New Roman" w:eastAsia="Times New Roman" w:hAnsi="Times New Roman" w:cs="Times New Roman"/>
        </w:rPr>
        <w:t>Suding</w:t>
      </w:r>
      <w:proofErr w:type="spellEnd"/>
      <w:r w:rsidRPr="00561C20">
        <w:rPr>
          <w:rFonts w:ascii="Times New Roman" w:eastAsia="Times New Roman" w:hAnsi="Times New Roman" w:cs="Times New Roman"/>
        </w:rPr>
        <w:t>, D. E. Goldberg, and K. M. Hartman. 2003. Relationships among Species Traits: Separating Levels of Response and Identifying Linkages to Abundance. Ecology 84:1–16.</w:t>
      </w:r>
    </w:p>
    <w:p w14:paraId="67E4C6E6" w14:textId="311B3B07" w:rsidR="00BC54BD" w:rsidRDefault="00F21D6E" w:rsidP="00BC54BD">
      <w:pPr>
        <w:spacing w:before="100" w:beforeAutospacing="1" w:after="100" w:afterAutospacing="1"/>
        <w:ind w:left="480" w:hanging="480"/>
        <w:rPr>
          <w:ins w:id="156" w:author="Zoe Marie Klein" w:date="2023-02-02T09:05:00Z"/>
          <w:rFonts w:ascii="Times New Roman" w:eastAsiaTheme="minorHAnsi" w:hAnsi="Times New Roman" w:cs="Times New Roman"/>
          <w:color w:val="000000"/>
        </w:rPr>
      </w:pPr>
      <w:ins w:id="157" w:author="Zoe Marie Klein" w:date="2023-02-02T08:41:00Z">
        <w:r w:rsidRPr="00BC54BD">
          <w:rPr>
            <w:rFonts w:ascii="Times New Roman" w:eastAsiaTheme="minorHAnsi" w:hAnsi="Times New Roman" w:cs="Times New Roman"/>
            <w:color w:val="000000"/>
            <w:rPrChange w:id="158" w:author="Zoe Marie Klein" w:date="2023-02-02T09:00:00Z">
              <w:rPr>
                <w:rFonts w:ascii="Helvetica Neue" w:eastAsiaTheme="minorHAnsi" w:hAnsi="Helvetica Neue" w:cs="Helvetica Neue"/>
                <w:color w:val="000000"/>
                <w:sz w:val="26"/>
                <w:szCs w:val="26"/>
              </w:rPr>
            </w:rPrChange>
          </w:rPr>
          <w:t xml:space="preserve">Trenberth KE, Dai A, Rasmussen RM, Parsons DB (2003) The changing character of precipitation. </w:t>
        </w:r>
      </w:ins>
      <w:ins w:id="159" w:author="Zoe Marie Klein" w:date="2023-02-02T09:06:00Z">
        <w:r w:rsidR="00AC6242" w:rsidRPr="00AC6242">
          <w:rPr>
            <w:rFonts w:ascii="Times New Roman" w:eastAsiaTheme="minorHAnsi" w:hAnsi="Times New Roman" w:cs="Times New Roman"/>
            <w:color w:val="000000"/>
          </w:rPr>
          <w:t>Bull</w:t>
        </w:r>
        <w:r w:rsidR="00AC6242">
          <w:rPr>
            <w:rFonts w:ascii="Times New Roman" w:eastAsiaTheme="minorHAnsi" w:hAnsi="Times New Roman" w:cs="Times New Roman"/>
            <w:color w:val="000000"/>
          </w:rPr>
          <w:t>etin of the American</w:t>
        </w:r>
      </w:ins>
      <w:ins w:id="160" w:author="Zoe Marie Klein" w:date="2023-02-02T09:05:00Z">
        <w:r w:rsidR="00AC6242">
          <w:rPr>
            <w:rFonts w:ascii="Times New Roman" w:eastAsiaTheme="minorHAnsi" w:hAnsi="Times New Roman" w:cs="Times New Roman"/>
            <w:color w:val="000000"/>
          </w:rPr>
          <w:t xml:space="preserve"> </w:t>
        </w:r>
      </w:ins>
      <w:ins w:id="161" w:author="Zoe Marie Klein" w:date="2023-02-02T08:41:00Z">
        <w:r w:rsidRPr="00BC54BD">
          <w:rPr>
            <w:rFonts w:ascii="Times New Roman" w:eastAsiaTheme="minorHAnsi" w:hAnsi="Times New Roman" w:cs="Times New Roman"/>
            <w:color w:val="000000"/>
            <w:rPrChange w:id="162" w:author="Zoe Marie Klein" w:date="2023-02-02T09:00:00Z">
              <w:rPr>
                <w:rFonts w:ascii="Helvetica Neue" w:eastAsiaTheme="minorHAnsi" w:hAnsi="Helvetica Neue" w:cs="Helvetica Neue"/>
                <w:color w:val="000000"/>
                <w:sz w:val="26"/>
                <w:szCs w:val="26"/>
              </w:rPr>
            </w:rPrChange>
          </w:rPr>
          <w:t>Meteorol</w:t>
        </w:r>
      </w:ins>
      <w:ins w:id="163" w:author="Zoe Marie Klein" w:date="2023-02-02T09:06:00Z">
        <w:r w:rsidR="00AC6242">
          <w:rPr>
            <w:rFonts w:ascii="Times New Roman" w:eastAsiaTheme="minorHAnsi" w:hAnsi="Times New Roman" w:cs="Times New Roman"/>
            <w:color w:val="000000"/>
          </w:rPr>
          <w:t>ogical</w:t>
        </w:r>
      </w:ins>
      <w:ins w:id="164" w:author="Zoe Marie Klein" w:date="2023-02-02T08:41:00Z">
        <w:r w:rsidRPr="00BC54BD">
          <w:rPr>
            <w:rFonts w:ascii="Times New Roman" w:eastAsiaTheme="minorHAnsi" w:hAnsi="Times New Roman" w:cs="Times New Roman"/>
            <w:color w:val="000000"/>
            <w:rPrChange w:id="165" w:author="Zoe Marie Klein" w:date="2023-02-02T09:00:00Z">
              <w:rPr>
                <w:rFonts w:ascii="Helvetica Neue" w:eastAsiaTheme="minorHAnsi" w:hAnsi="Helvetica Neue" w:cs="Helvetica Neue"/>
                <w:color w:val="000000"/>
                <w:sz w:val="26"/>
                <w:szCs w:val="26"/>
              </w:rPr>
            </w:rPrChange>
          </w:rPr>
          <w:t xml:space="preserve"> Soc</w:t>
        </w:r>
      </w:ins>
      <w:ins w:id="166" w:author="Zoe Marie Klein" w:date="2023-02-02T09:06:00Z">
        <w:r w:rsidR="00AC6242">
          <w:rPr>
            <w:rFonts w:ascii="Times New Roman" w:eastAsiaTheme="minorHAnsi" w:hAnsi="Times New Roman" w:cs="Times New Roman"/>
            <w:color w:val="000000"/>
          </w:rPr>
          <w:t>iety</w:t>
        </w:r>
      </w:ins>
      <w:ins w:id="167" w:author="Zoe Marie Klein" w:date="2023-02-02T08:41:00Z">
        <w:r w:rsidRPr="00BC54BD">
          <w:rPr>
            <w:rFonts w:ascii="Times New Roman" w:eastAsiaTheme="minorHAnsi" w:hAnsi="Times New Roman" w:cs="Times New Roman"/>
            <w:color w:val="000000"/>
            <w:rPrChange w:id="168" w:author="Zoe Marie Klein" w:date="2023-02-02T09:00:00Z">
              <w:rPr>
                <w:rFonts w:ascii="Helvetica Neue" w:eastAsiaTheme="minorHAnsi" w:hAnsi="Helvetica Neue" w:cs="Helvetica Neue"/>
                <w:color w:val="000000"/>
                <w:sz w:val="26"/>
                <w:szCs w:val="26"/>
              </w:rPr>
            </w:rPrChange>
          </w:rPr>
          <w:t xml:space="preserve"> 84:1205–1217.</w:t>
        </w:r>
      </w:ins>
    </w:p>
    <w:p w14:paraId="46B3FCB1" w14:textId="0577C5F9" w:rsidR="00F21D6E" w:rsidRPr="00BC54BD" w:rsidRDefault="00F21D6E" w:rsidP="00BC54BD">
      <w:pPr>
        <w:spacing w:before="100" w:beforeAutospacing="1" w:after="100" w:afterAutospacing="1"/>
        <w:ind w:left="480" w:hanging="480"/>
        <w:rPr>
          <w:rFonts w:ascii="Times New Roman" w:eastAsiaTheme="minorHAnsi" w:hAnsi="Times New Roman" w:cs="Times New Roman"/>
          <w:color w:val="000000"/>
          <w:rPrChange w:id="169" w:author="Zoe Marie Klein" w:date="2023-02-02T09:01:00Z">
            <w:rPr>
              <w:rFonts w:ascii="Times New Roman" w:eastAsia="Times New Roman" w:hAnsi="Times New Roman" w:cs="Times New Roman"/>
            </w:rPr>
          </w:rPrChange>
        </w:rPr>
      </w:pPr>
      <w:proofErr w:type="spellStart"/>
      <w:ins w:id="170" w:author="Zoe Marie Klein" w:date="2023-02-02T08:42:00Z">
        <w:r w:rsidRPr="00BC54BD">
          <w:rPr>
            <w:rFonts w:ascii="Times New Roman" w:eastAsiaTheme="minorHAnsi" w:hAnsi="Times New Roman" w:cs="Times New Roman"/>
            <w:color w:val="000000"/>
            <w:rPrChange w:id="171" w:author="Zoe Marie Klein" w:date="2023-02-02T09:00:00Z">
              <w:rPr>
                <w:rFonts w:ascii="Helvetica Neue" w:eastAsiaTheme="minorHAnsi" w:hAnsi="Helvetica Neue" w:cs="Helvetica Neue"/>
                <w:color w:val="000000"/>
                <w:sz w:val="26"/>
                <w:szCs w:val="26"/>
              </w:rPr>
            </w:rPrChange>
          </w:rPr>
          <w:t>Trömel</w:t>
        </w:r>
        <w:proofErr w:type="spellEnd"/>
        <w:r w:rsidRPr="00BC54BD">
          <w:rPr>
            <w:rFonts w:ascii="Times New Roman" w:eastAsiaTheme="minorHAnsi" w:hAnsi="Times New Roman" w:cs="Times New Roman"/>
            <w:color w:val="000000"/>
            <w:rPrChange w:id="172" w:author="Zoe Marie Klein" w:date="2023-02-02T09:00:00Z">
              <w:rPr>
                <w:rFonts w:ascii="Helvetica Neue" w:eastAsiaTheme="minorHAnsi" w:hAnsi="Helvetica Neue" w:cs="Helvetica Neue"/>
                <w:color w:val="000000"/>
                <w:sz w:val="26"/>
                <w:szCs w:val="26"/>
              </w:rPr>
            </w:rPrChange>
          </w:rPr>
          <w:t xml:space="preserve"> S, </w:t>
        </w:r>
        <w:proofErr w:type="spellStart"/>
        <w:r w:rsidRPr="00BC54BD">
          <w:rPr>
            <w:rFonts w:ascii="Times New Roman" w:eastAsiaTheme="minorHAnsi" w:hAnsi="Times New Roman" w:cs="Times New Roman"/>
            <w:color w:val="000000"/>
            <w:rPrChange w:id="173" w:author="Zoe Marie Klein" w:date="2023-02-02T09:00:00Z">
              <w:rPr>
                <w:rFonts w:ascii="Helvetica Neue" w:eastAsiaTheme="minorHAnsi" w:hAnsi="Helvetica Neue" w:cs="Helvetica Neue"/>
                <w:color w:val="000000"/>
                <w:sz w:val="26"/>
                <w:szCs w:val="26"/>
              </w:rPr>
            </w:rPrChange>
          </w:rPr>
          <w:t>Schönwiese</w:t>
        </w:r>
        <w:proofErr w:type="spellEnd"/>
        <w:r w:rsidRPr="00BC54BD">
          <w:rPr>
            <w:rFonts w:ascii="Times New Roman" w:eastAsiaTheme="minorHAnsi" w:hAnsi="Times New Roman" w:cs="Times New Roman"/>
            <w:color w:val="000000"/>
            <w:rPrChange w:id="174" w:author="Zoe Marie Klein" w:date="2023-02-02T09:00:00Z">
              <w:rPr>
                <w:rFonts w:ascii="Helvetica Neue" w:eastAsiaTheme="minorHAnsi" w:hAnsi="Helvetica Neue" w:cs="Helvetica Neue"/>
                <w:color w:val="000000"/>
                <w:sz w:val="26"/>
                <w:szCs w:val="26"/>
              </w:rPr>
            </w:rPrChange>
          </w:rPr>
          <w:t xml:space="preserve"> CD (2007) Probability change of extreme pre- </w:t>
        </w:r>
        <w:proofErr w:type="spellStart"/>
        <w:r w:rsidRPr="00BC54BD">
          <w:rPr>
            <w:rFonts w:ascii="Times New Roman" w:eastAsiaTheme="minorHAnsi" w:hAnsi="Times New Roman" w:cs="Times New Roman"/>
            <w:color w:val="000000"/>
            <w:rPrChange w:id="175" w:author="Zoe Marie Klein" w:date="2023-02-02T09:00:00Z">
              <w:rPr>
                <w:rFonts w:ascii="Helvetica Neue" w:eastAsiaTheme="minorHAnsi" w:hAnsi="Helvetica Neue" w:cs="Helvetica Neue"/>
                <w:color w:val="000000"/>
                <w:sz w:val="26"/>
                <w:szCs w:val="26"/>
              </w:rPr>
            </w:rPrChange>
          </w:rPr>
          <w:t>cipitation</w:t>
        </w:r>
        <w:proofErr w:type="spellEnd"/>
        <w:r w:rsidRPr="00BC54BD">
          <w:rPr>
            <w:rFonts w:ascii="Times New Roman" w:eastAsiaTheme="minorHAnsi" w:hAnsi="Times New Roman" w:cs="Times New Roman"/>
            <w:color w:val="000000"/>
            <w:rPrChange w:id="176" w:author="Zoe Marie Klein" w:date="2023-02-02T09:00:00Z">
              <w:rPr>
                <w:rFonts w:ascii="Helvetica Neue" w:eastAsiaTheme="minorHAnsi" w:hAnsi="Helvetica Neue" w:cs="Helvetica Neue"/>
                <w:color w:val="000000"/>
                <w:sz w:val="26"/>
                <w:szCs w:val="26"/>
              </w:rPr>
            </w:rPrChange>
          </w:rPr>
          <w:t xml:space="preserve"> observed from 1901 to 2000 in Germany. Theor</w:t>
        </w:r>
      </w:ins>
      <w:ins w:id="177" w:author="Zoe Marie Klein" w:date="2023-02-02T09:05:00Z">
        <w:r w:rsidR="00BC54BD">
          <w:rPr>
            <w:rFonts w:ascii="Times New Roman" w:eastAsiaTheme="minorHAnsi" w:hAnsi="Times New Roman" w:cs="Times New Roman"/>
            <w:color w:val="000000"/>
          </w:rPr>
          <w:t>etical</w:t>
        </w:r>
      </w:ins>
      <w:ins w:id="178" w:author="Zoe Marie Klein" w:date="2023-02-02T09:01:00Z">
        <w:r w:rsidR="00BC54BD">
          <w:rPr>
            <w:rFonts w:ascii="Times New Roman" w:eastAsiaTheme="minorHAnsi" w:hAnsi="Times New Roman" w:cs="Times New Roman"/>
            <w:color w:val="000000"/>
          </w:rPr>
          <w:t xml:space="preserve"> </w:t>
        </w:r>
      </w:ins>
      <w:ins w:id="179" w:author="Zoe Marie Klein" w:date="2023-02-02T08:42:00Z">
        <w:r w:rsidRPr="00BC54BD">
          <w:rPr>
            <w:rFonts w:ascii="Times New Roman" w:eastAsiaTheme="minorHAnsi" w:hAnsi="Times New Roman" w:cs="Times New Roman"/>
            <w:color w:val="000000"/>
            <w:rPrChange w:id="180" w:author="Zoe Marie Klein" w:date="2023-02-02T09:00:00Z">
              <w:rPr>
                <w:rFonts w:ascii="Helvetica Neue" w:eastAsiaTheme="minorHAnsi" w:hAnsi="Helvetica Neue" w:cs="Helvetica Neue"/>
                <w:color w:val="000000"/>
                <w:sz w:val="26"/>
                <w:szCs w:val="26"/>
              </w:rPr>
            </w:rPrChange>
          </w:rPr>
          <w:t>Appl</w:t>
        </w:r>
      </w:ins>
      <w:ins w:id="181" w:author="Zoe Marie Klein" w:date="2023-02-02T09:05:00Z">
        <w:r w:rsidR="00AC6242">
          <w:rPr>
            <w:rFonts w:ascii="Times New Roman" w:eastAsiaTheme="minorHAnsi" w:hAnsi="Times New Roman" w:cs="Times New Roman"/>
            <w:color w:val="000000"/>
          </w:rPr>
          <w:t>ied</w:t>
        </w:r>
      </w:ins>
      <w:ins w:id="182" w:author="Zoe Marie Klein" w:date="2023-02-02T08:42:00Z">
        <w:r w:rsidRPr="00BC54BD">
          <w:rPr>
            <w:rFonts w:ascii="Times New Roman" w:eastAsiaTheme="minorHAnsi" w:hAnsi="Times New Roman" w:cs="Times New Roman"/>
            <w:color w:val="000000"/>
            <w:rPrChange w:id="183" w:author="Zoe Marie Klein" w:date="2023-02-02T09:00:00Z">
              <w:rPr>
                <w:rFonts w:ascii="Helvetica Neue" w:eastAsiaTheme="minorHAnsi" w:hAnsi="Helvetica Neue" w:cs="Helvetica Neue"/>
                <w:color w:val="000000"/>
                <w:sz w:val="26"/>
                <w:szCs w:val="26"/>
              </w:rPr>
            </w:rPrChange>
          </w:rPr>
          <w:t xml:space="preserve"> Climatol</w:t>
        </w:r>
      </w:ins>
      <w:ins w:id="184" w:author="Zoe Marie Klein" w:date="2023-02-02T09:05:00Z">
        <w:r w:rsidR="00AC6242">
          <w:rPr>
            <w:rFonts w:ascii="Times New Roman" w:eastAsiaTheme="minorHAnsi" w:hAnsi="Times New Roman" w:cs="Times New Roman"/>
            <w:color w:val="000000"/>
          </w:rPr>
          <w:t>ogy</w:t>
        </w:r>
      </w:ins>
      <w:ins w:id="185" w:author="Zoe Marie Klein" w:date="2023-02-02T08:42:00Z">
        <w:r w:rsidRPr="00BC54BD">
          <w:rPr>
            <w:rFonts w:ascii="Times New Roman" w:eastAsiaTheme="minorHAnsi" w:hAnsi="Times New Roman" w:cs="Times New Roman"/>
            <w:color w:val="000000"/>
            <w:rPrChange w:id="186" w:author="Zoe Marie Klein" w:date="2023-02-02T09:00:00Z">
              <w:rPr>
                <w:rFonts w:ascii="Helvetica Neue" w:eastAsiaTheme="minorHAnsi" w:hAnsi="Helvetica Neue" w:cs="Helvetica Neue"/>
                <w:color w:val="000000"/>
                <w:sz w:val="26"/>
                <w:szCs w:val="26"/>
              </w:rPr>
            </w:rPrChange>
          </w:rPr>
          <w:t xml:space="preserve"> 87:29–39.</w:t>
        </w:r>
      </w:ins>
    </w:p>
    <w:p w14:paraId="5CCCB59A"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Tulley</w:t>
      </w:r>
      <w:proofErr w:type="spellEnd"/>
      <w:r w:rsidRPr="00561C20">
        <w:rPr>
          <w:rFonts w:ascii="Times New Roman" w:eastAsia="Times New Roman" w:hAnsi="Times New Roman" w:cs="Times New Roman"/>
        </w:rPr>
        <w:t>-Cordova, C. L., C. Strong, I. P. Brady, J. Bekis, and G. J. Bowen. 2018. Navajo Nation, USA, Precipitation Variability from 2002 to 2015. Journal of Contemporary Water Research &amp; Education 163:109–123.</w:t>
      </w:r>
    </w:p>
    <w:p w14:paraId="345FC749"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A4515C">
        <w:rPr>
          <w:rFonts w:ascii="Times New Roman" w:hAnsi="Times New Roman"/>
        </w:rPr>
        <w:lastRenderedPageBreak/>
        <w:t xml:space="preserve">Valladares, F., D. Sanchez-Gomez, and M. A. Zavala. </w:t>
      </w:r>
      <w:r w:rsidRPr="00561C20">
        <w:rPr>
          <w:rFonts w:ascii="Times New Roman" w:eastAsia="Times New Roman" w:hAnsi="Times New Roman" w:cs="Times New Roman"/>
        </w:rPr>
        <w:t>2006. Quantitative estimation of phenotypic plasticity: Bridging the gap between the evolutionary concept and its ecological applications. Journal of Ecology 94:1103–1116.</w:t>
      </w:r>
    </w:p>
    <w:p w14:paraId="596D1C67"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Venable, D. L. 2007. Bet hedging in a guild of desert annuals. Ecology 88:1086–1090.</w:t>
      </w:r>
    </w:p>
    <w:p w14:paraId="49E76FF0"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proofErr w:type="spellStart"/>
      <w:r w:rsidRPr="00561C20">
        <w:rPr>
          <w:rFonts w:ascii="Times New Roman" w:eastAsia="Times New Roman" w:hAnsi="Times New Roman" w:cs="Times New Roman"/>
        </w:rPr>
        <w:t>Volaire</w:t>
      </w:r>
      <w:proofErr w:type="spellEnd"/>
      <w:r w:rsidRPr="00561C20">
        <w:rPr>
          <w:rFonts w:ascii="Times New Roman" w:eastAsia="Times New Roman" w:hAnsi="Times New Roman" w:cs="Times New Roman"/>
        </w:rPr>
        <w:t xml:space="preserve">, F. 2018. </w:t>
      </w:r>
      <w:r w:rsidRPr="00E176FD">
        <w:rPr>
          <w:rFonts w:ascii="Times New Roman" w:eastAsia="Times New Roman" w:hAnsi="Times New Roman" w:cs="Times New Roman"/>
        </w:rPr>
        <w:t>A u</w:t>
      </w:r>
      <w:r w:rsidRPr="00561C20">
        <w:rPr>
          <w:rFonts w:ascii="Times New Roman" w:eastAsia="Times New Roman" w:hAnsi="Times New Roman" w:cs="Times New Roman"/>
        </w:rPr>
        <w:t>nified framework of plant adaptive strategies to drought: Crossing scales and disciplines.</w:t>
      </w:r>
      <w:r>
        <w:rPr>
          <w:rFonts w:ascii="Times New Roman" w:eastAsia="Times New Roman" w:hAnsi="Times New Roman" w:cs="Times New Roman"/>
        </w:rPr>
        <w:t xml:space="preserve"> Global Change Biol. 24:2929-2938. </w:t>
      </w:r>
    </w:p>
    <w:p w14:paraId="4EBE1FD4"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Welles, S. R., and J. L. Funk. 2020. Patterns of intraspecific trait variation along an aridity gradient suggest both drought escape and drought tolerance strategies in an invasive herb. Annals of Botany.</w:t>
      </w:r>
    </w:p>
    <w:p w14:paraId="6ED7F974"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Wilcox, K. R., D. M. Blumenthal, J. A. Kray, K. E. Mueller, J. D. </w:t>
      </w:r>
      <w:proofErr w:type="spellStart"/>
      <w:r w:rsidRPr="00561C20">
        <w:rPr>
          <w:rFonts w:ascii="Times New Roman" w:eastAsia="Times New Roman" w:hAnsi="Times New Roman" w:cs="Times New Roman"/>
        </w:rPr>
        <w:t>Derner</w:t>
      </w:r>
      <w:proofErr w:type="spellEnd"/>
      <w:r w:rsidRPr="00561C20">
        <w:rPr>
          <w:rFonts w:ascii="Times New Roman" w:eastAsia="Times New Roman" w:hAnsi="Times New Roman" w:cs="Times New Roman"/>
        </w:rPr>
        <w:t xml:space="preserve">, T. </w:t>
      </w:r>
      <w:proofErr w:type="spellStart"/>
      <w:r w:rsidRPr="00561C20">
        <w:rPr>
          <w:rFonts w:ascii="Times New Roman" w:eastAsia="Times New Roman" w:hAnsi="Times New Roman" w:cs="Times New Roman"/>
        </w:rPr>
        <w:t>Ocheltree</w:t>
      </w:r>
      <w:proofErr w:type="spellEnd"/>
      <w:r w:rsidRPr="00561C20">
        <w:rPr>
          <w:rFonts w:ascii="Times New Roman" w:eastAsia="Times New Roman" w:hAnsi="Times New Roman" w:cs="Times New Roman"/>
        </w:rPr>
        <w:t xml:space="preserve">, and L. M. </w:t>
      </w:r>
      <w:proofErr w:type="spellStart"/>
      <w:r w:rsidRPr="00561C20">
        <w:rPr>
          <w:rFonts w:ascii="Times New Roman" w:eastAsia="Times New Roman" w:hAnsi="Times New Roman" w:cs="Times New Roman"/>
        </w:rPr>
        <w:t>Porensky</w:t>
      </w:r>
      <w:proofErr w:type="spellEnd"/>
      <w:r w:rsidRPr="00561C20">
        <w:rPr>
          <w:rFonts w:ascii="Times New Roman" w:eastAsia="Times New Roman" w:hAnsi="Times New Roman" w:cs="Times New Roman"/>
        </w:rPr>
        <w:t>. 2020. Plant traits related to precipitation sensitivity of species and communities in semiarid shortgrass prairie. New Phytologist.</w:t>
      </w:r>
    </w:p>
    <w:p w14:paraId="6E89D77E"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Williams, A. P., B. I. Cook, and J. E. </w:t>
      </w:r>
      <w:proofErr w:type="spellStart"/>
      <w:r w:rsidRPr="00561C20">
        <w:rPr>
          <w:rFonts w:ascii="Times New Roman" w:eastAsia="Times New Roman" w:hAnsi="Times New Roman" w:cs="Times New Roman"/>
        </w:rPr>
        <w:t>Smerdon</w:t>
      </w:r>
      <w:proofErr w:type="spellEnd"/>
      <w:r w:rsidRPr="00561C20">
        <w:rPr>
          <w:rFonts w:ascii="Times New Roman" w:eastAsia="Times New Roman" w:hAnsi="Times New Roman" w:cs="Times New Roman"/>
        </w:rPr>
        <w:t>. 2022. Rapid intensification of the emerging southwestern North American megadrought in 2020–2021. Nature Climate Change 12:232–234.</w:t>
      </w:r>
    </w:p>
    <w:p w14:paraId="391CDC75"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Winkler, D. E., J. </w:t>
      </w:r>
      <w:proofErr w:type="spellStart"/>
      <w:r w:rsidRPr="00561C20">
        <w:rPr>
          <w:rFonts w:ascii="Times New Roman" w:eastAsia="Times New Roman" w:hAnsi="Times New Roman" w:cs="Times New Roman"/>
        </w:rPr>
        <w:t>Belnap</w:t>
      </w:r>
      <w:proofErr w:type="spellEnd"/>
      <w:r w:rsidRPr="00561C20">
        <w:rPr>
          <w:rFonts w:ascii="Times New Roman" w:eastAsia="Times New Roman" w:hAnsi="Times New Roman" w:cs="Times New Roman"/>
        </w:rPr>
        <w:t xml:space="preserve">, D. Hoover, S. C. Reed, and M. C. </w:t>
      </w:r>
      <w:proofErr w:type="spellStart"/>
      <w:r w:rsidRPr="00561C20">
        <w:rPr>
          <w:rFonts w:ascii="Times New Roman" w:eastAsia="Times New Roman" w:hAnsi="Times New Roman" w:cs="Times New Roman"/>
        </w:rPr>
        <w:t>Duniway</w:t>
      </w:r>
      <w:proofErr w:type="spellEnd"/>
      <w:r w:rsidRPr="00561C20">
        <w:rPr>
          <w:rFonts w:ascii="Times New Roman" w:eastAsia="Times New Roman" w:hAnsi="Times New Roman" w:cs="Times New Roman"/>
        </w:rPr>
        <w:t>. 2019. Shrub persistence and increased grass mortality in response to drought in dryland systems. Global Change Biology 25:3121–3135.</w:t>
      </w:r>
    </w:p>
    <w:p w14:paraId="23424CB2"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Wood, T. E., K. Doherty, and W. Padgett. 2015. Development of native plant materials for restoration and rehabilitation of Colorado plateau ecosystems. Natural Areas Journal 35:134–150.</w:t>
      </w:r>
    </w:p>
    <w:p w14:paraId="41851A7C"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Woodhouse, C. A., D. M. Meko, G. M. MacDonald, D. W. </w:t>
      </w:r>
      <w:proofErr w:type="spellStart"/>
      <w:r w:rsidRPr="00561C20">
        <w:rPr>
          <w:rFonts w:ascii="Times New Roman" w:eastAsia="Times New Roman" w:hAnsi="Times New Roman" w:cs="Times New Roman"/>
        </w:rPr>
        <w:t>Stahle</w:t>
      </w:r>
      <w:proofErr w:type="spellEnd"/>
      <w:r w:rsidRPr="00561C20">
        <w:rPr>
          <w:rFonts w:ascii="Times New Roman" w:eastAsia="Times New Roman" w:hAnsi="Times New Roman" w:cs="Times New Roman"/>
        </w:rPr>
        <w:t>, and E. R. Cook. 2010. A 1,200-year perspective of 21st century drought in southwestern North America. Proceedings of the National Academy of Sciences of the United States of America 107:21283–21288.</w:t>
      </w:r>
    </w:p>
    <w:p w14:paraId="2A55EE60"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Wright, J. P., G. M. Ames, and R. M. Mitchell. 2016. The more things change, the more they stay the same? When is trait variability important for stability of ecosystem function in a changing environment. Philosophical Transactions of the Royal Society B: Biological Sciences 371.</w:t>
      </w:r>
    </w:p>
    <w:p w14:paraId="3DA69EDC" w14:textId="77777777" w:rsidR="007032B8" w:rsidRPr="00561C20" w:rsidRDefault="007032B8" w:rsidP="007032B8">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Yin, J., M. Zhou, Z. Lin, Q. Q. Li, and Y. Y. Zhang. 2019. Transgenerational effects benefit offspring across diverse environments: a meta-analysis in plants and animals. Ecology Letters 22:1976–1986.</w:t>
      </w:r>
    </w:p>
    <w:p w14:paraId="124D5C89" w14:textId="18E1A701" w:rsidR="007032B8" w:rsidRPr="00A70F22" w:rsidRDefault="007032B8" w:rsidP="00A70F22">
      <w:pPr>
        <w:spacing w:before="100" w:beforeAutospacing="1" w:after="100" w:afterAutospacing="1"/>
        <w:ind w:left="480" w:hanging="480"/>
        <w:rPr>
          <w:rFonts w:ascii="Times New Roman" w:eastAsia="Times New Roman" w:hAnsi="Times New Roman" w:cs="Times New Roman"/>
        </w:rPr>
      </w:pPr>
      <w:r w:rsidRPr="00561C20">
        <w:rPr>
          <w:rFonts w:ascii="Times New Roman" w:eastAsia="Times New Roman" w:hAnsi="Times New Roman" w:cs="Times New Roman"/>
        </w:rPr>
        <w:t xml:space="preserve">Zhang, F., J. A. Biederman, M. P. Dannenberg, D. Yan, S. C. Reed, and W. K. Smith. 2021. Five Decades of Observed Daily Precipitation Reveal Longer and More Variable Drought Events Across Much of the Western United States. Geophysical Research Letters </w:t>
      </w:r>
      <w:proofErr w:type="gramStart"/>
      <w:r w:rsidRPr="00561C20">
        <w:rPr>
          <w:rFonts w:ascii="Times New Roman" w:eastAsia="Times New Roman" w:hAnsi="Times New Roman" w:cs="Times New Roman"/>
        </w:rPr>
        <w:t>48:e</w:t>
      </w:r>
      <w:proofErr w:type="gramEnd"/>
      <w:r w:rsidRPr="00561C20">
        <w:rPr>
          <w:rFonts w:ascii="Times New Roman" w:eastAsia="Times New Roman" w:hAnsi="Times New Roman" w:cs="Times New Roman"/>
        </w:rPr>
        <w:t>2020GL092293.</w:t>
      </w:r>
    </w:p>
    <w:sectPr w:rsidR="007032B8" w:rsidRPr="00A70F22" w:rsidSect="00C67ECB">
      <w:footerReference w:type="even" r:id="rId23"/>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oe Marie Klein" w:date="2023-02-01T07:42:00Z" w:initials="ZMK">
    <w:p w14:paraId="7323A802" w14:textId="77777777" w:rsidR="00F21D6E" w:rsidRDefault="00F1352E" w:rsidP="000B251D">
      <w:r>
        <w:rPr>
          <w:rStyle w:val="CommentReference"/>
        </w:rPr>
        <w:annotationRef/>
      </w:r>
      <w:r w:rsidR="00F21D6E">
        <w:rPr>
          <w:sz w:val="20"/>
          <w:szCs w:val="20"/>
        </w:rPr>
        <w:t xml:space="preserve">TODO: </w:t>
      </w:r>
      <w:r w:rsidR="00F21D6E">
        <w:rPr>
          <w:sz w:val="20"/>
          <w:szCs w:val="20"/>
        </w:rPr>
        <w:cr/>
      </w:r>
      <w:r w:rsidR="00F21D6E">
        <w:rPr>
          <w:sz w:val="20"/>
          <w:szCs w:val="20"/>
        </w:rPr>
        <w:cr/>
        <w:t>1. Read and go through comments and make comments on manuscript— DONE 2/2/23</w:t>
      </w:r>
      <w:r w:rsidR="00F21D6E">
        <w:rPr>
          <w:sz w:val="20"/>
          <w:szCs w:val="20"/>
        </w:rPr>
        <w:cr/>
        <w:t>2. Gather all Code materials—DONE</w:t>
      </w:r>
      <w:r w:rsidR="00F21D6E">
        <w:rPr>
          <w:sz w:val="20"/>
          <w:szCs w:val="20"/>
        </w:rPr>
        <w:cr/>
        <w:t>3. Gather supplemental materials. ——DONE 1/30/23</w:t>
      </w:r>
    </w:p>
  </w:comment>
  <w:comment w:id="15" w:author="Zoe Marie Klein" w:date="2022-09-11T11:19:00Z" w:initials="ZMK">
    <w:p w14:paraId="42C1279F" w14:textId="29E9C0D2" w:rsidR="002122C1" w:rsidRDefault="002122C1" w:rsidP="00805A44">
      <w:r>
        <w:rPr>
          <w:rStyle w:val="CommentReference"/>
        </w:rPr>
        <w:annotationRef/>
      </w:r>
      <w:r>
        <w:rPr>
          <w:sz w:val="20"/>
          <w:szCs w:val="20"/>
        </w:rPr>
        <w:t xml:space="preserve">Add citation </w:t>
      </w:r>
    </w:p>
    <w:p w14:paraId="15D510F8" w14:textId="77777777" w:rsidR="002122C1" w:rsidRDefault="002122C1" w:rsidP="00805A44"/>
  </w:comment>
  <w:comment w:id="27" w:author="Zoe Marie Klein" w:date="2023-02-01T07:43:00Z" w:initials="ZMK">
    <w:p w14:paraId="21028DB5" w14:textId="77777777" w:rsidR="005054AB" w:rsidRDefault="00F1352E" w:rsidP="003C4221">
      <w:r>
        <w:rPr>
          <w:rStyle w:val="CommentReference"/>
        </w:rPr>
        <w:annotationRef/>
      </w:r>
      <w:r w:rsidR="005054AB">
        <w:rPr>
          <w:sz w:val="20"/>
          <w:szCs w:val="20"/>
        </w:rPr>
        <w:t>Precip:</w:t>
      </w:r>
    </w:p>
    <w:p w14:paraId="7A032E3E" w14:textId="77777777" w:rsidR="005054AB" w:rsidRDefault="005054AB" w:rsidP="003C4221">
      <w:r>
        <w:rPr>
          <w:sz w:val="20"/>
          <w:szCs w:val="20"/>
        </w:rPr>
        <w:t>Trenberth KE, Dai A, Rasmussen RM, Parsons DB (2003) The changing character of precipitation. Bull Am Meteorol Soc 84:1205–1217.</w:t>
      </w:r>
      <w:r>
        <w:rPr>
          <w:sz w:val="20"/>
          <w:szCs w:val="20"/>
        </w:rPr>
        <w:cr/>
      </w:r>
      <w:r>
        <w:rPr>
          <w:sz w:val="20"/>
          <w:szCs w:val="20"/>
        </w:rPr>
        <w:cr/>
        <w:t>Trömel S, Schönwiese CD (2007) Probability change of extreme pre- cipitation observed from 1901 to 2000 in Germany. Theor Appl Climatol 87:29–39.</w:t>
      </w:r>
    </w:p>
    <w:p w14:paraId="67120A64" w14:textId="77777777" w:rsidR="005054AB" w:rsidRDefault="005054AB" w:rsidP="003C4221"/>
    <w:p w14:paraId="3A25808F" w14:textId="77777777" w:rsidR="005054AB" w:rsidRDefault="005054AB" w:rsidP="003C4221">
      <w:r>
        <w:rPr>
          <w:sz w:val="20"/>
          <w:szCs w:val="20"/>
        </w:rPr>
        <w:t>Temperature</w:t>
      </w:r>
    </w:p>
    <w:p w14:paraId="4BC1CCCF" w14:textId="77777777" w:rsidR="005054AB" w:rsidRDefault="005054AB" w:rsidP="003C4221">
      <w:r>
        <w:rPr>
          <w:sz w:val="20"/>
          <w:szCs w:val="20"/>
        </w:rPr>
        <w:t>Li et al. 2023</w:t>
      </w:r>
    </w:p>
    <w:p w14:paraId="64DAF963" w14:textId="77777777" w:rsidR="005054AB" w:rsidRDefault="005054AB" w:rsidP="003C4221">
      <w:r>
        <w:rPr>
          <w:sz w:val="20"/>
          <w:szCs w:val="20"/>
        </w:rPr>
        <w:t>(</w:t>
      </w:r>
      <w:hyperlink r:id="rId1" w:history="1">
        <w:r w:rsidRPr="003C4221">
          <w:rPr>
            <w:rStyle w:val="Hyperlink"/>
            <w:sz w:val="20"/>
            <w:szCs w:val="20"/>
          </w:rPr>
          <w:t>https://link.springer.com/article/10.1007/s00704-023-04368-6</w:t>
        </w:r>
      </w:hyperlink>
      <w:r>
        <w:rPr>
          <w:sz w:val="20"/>
          <w:szCs w:val="20"/>
        </w:rPr>
        <w:t>)</w:t>
      </w:r>
    </w:p>
    <w:p w14:paraId="64F9616B" w14:textId="77777777" w:rsidR="005054AB" w:rsidRDefault="005054AB" w:rsidP="003C4221">
      <w:r>
        <w:rPr>
          <w:sz w:val="20"/>
          <w:szCs w:val="20"/>
        </w:rPr>
        <w:cr/>
      </w:r>
    </w:p>
  </w:comment>
  <w:comment w:id="28" w:author="Zoe Marie Klein" w:date="2023-02-02T09:00:00Z" w:initials="ZMK">
    <w:p w14:paraId="7A9506C6" w14:textId="77777777" w:rsidR="00BC54BD" w:rsidRDefault="00BC54BD" w:rsidP="001830FA">
      <w:r>
        <w:rPr>
          <w:rStyle w:val="CommentReference"/>
        </w:rPr>
        <w:annotationRef/>
      </w:r>
      <w:r>
        <w:rPr>
          <w:sz w:val="20"/>
          <w:szCs w:val="20"/>
        </w:rPr>
        <w:t xml:space="preserve">All added to references. </w:t>
      </w:r>
    </w:p>
  </w:comment>
  <w:comment w:id="35" w:author="Rachel Mitchell" w:date="2023-01-04T12:41:00Z" w:initials="RMM">
    <w:p w14:paraId="55CE22C0" w14:textId="0EDC249F" w:rsidR="00A17B25" w:rsidRDefault="00A17B25">
      <w:pPr>
        <w:pStyle w:val="CommentText"/>
      </w:pPr>
      <w:r>
        <w:rPr>
          <w:rStyle w:val="CommentReference"/>
        </w:rPr>
        <w:annotationRef/>
      </w:r>
      <w:r w:rsidRPr="00A17B25">
        <w:t>Global ecosystem thresholds driven by aridity</w:t>
      </w:r>
      <w:r>
        <w:t>, Science. 2020</w:t>
      </w:r>
    </w:p>
  </w:comment>
  <w:comment w:id="36" w:author="Zoe Marie Klein" w:date="2023-02-01T07:53:00Z" w:initials="ZMK">
    <w:p w14:paraId="629D2FE7" w14:textId="77777777" w:rsidR="005054AB" w:rsidRDefault="005054AB" w:rsidP="00CE54DE">
      <w:r>
        <w:rPr>
          <w:rStyle w:val="CommentReference"/>
        </w:rPr>
        <w:annotationRef/>
      </w:r>
      <w:r>
        <w:rPr>
          <w:sz w:val="20"/>
          <w:szCs w:val="20"/>
        </w:rPr>
        <w:t>From above comment</w:t>
      </w:r>
    </w:p>
  </w:comment>
  <w:comment w:id="41" w:author="Rachel Mitchell" w:date="2023-01-04T12:40:00Z" w:initials="RMM">
    <w:p w14:paraId="705F0326" w14:textId="5790A743" w:rsidR="00A17B25" w:rsidRDefault="00A17B25">
      <w:pPr>
        <w:pStyle w:val="CommentText"/>
      </w:pPr>
      <w:r>
        <w:rPr>
          <w:rStyle w:val="CommentReference"/>
        </w:rPr>
        <w:annotationRef/>
      </w:r>
      <w:r w:rsidRPr="00A17B25">
        <w:t>On the brink of change: plant responses to climate on the Colorado Plateau</w:t>
      </w:r>
      <w:r>
        <w:t>. Ecosphere 2011</w:t>
      </w:r>
    </w:p>
  </w:comment>
  <w:comment w:id="42" w:author="Zoe Marie Klein" w:date="2023-02-02T09:00:00Z" w:initials="ZMK">
    <w:p w14:paraId="795082D0" w14:textId="77777777" w:rsidR="00BC54BD" w:rsidRDefault="00BC54BD" w:rsidP="009D6C56">
      <w:r>
        <w:rPr>
          <w:rStyle w:val="CommentReference"/>
        </w:rPr>
        <w:annotationRef/>
      </w:r>
      <w:r>
        <w:rPr>
          <w:sz w:val="20"/>
          <w:szCs w:val="20"/>
        </w:rPr>
        <w:t>Now included in references</w:t>
      </w:r>
    </w:p>
  </w:comment>
  <w:comment w:id="46" w:author="Zoe Marie Klein" w:date="2023-02-01T07:56:00Z" w:initials="ZMK">
    <w:p w14:paraId="22BD7082" w14:textId="344600E4" w:rsidR="005054AB" w:rsidRDefault="005054AB" w:rsidP="00E446EB">
      <w:r>
        <w:rPr>
          <w:rStyle w:val="CommentReference"/>
        </w:rPr>
        <w:annotationRef/>
      </w:r>
      <w:r>
        <w:rPr>
          <w:sz w:val="20"/>
          <w:szCs w:val="20"/>
        </w:rPr>
        <w:t>Ashander J, Chevin L-M, Baskett ML. 2016 Predicting evolutionary rescue via evolving plasticity in stochastic environments. Proc. R. Soc. B 283: 20161690. http://dx.doi.org/10.1098/rspb.2016.1690</w:t>
      </w:r>
    </w:p>
  </w:comment>
  <w:comment w:id="50" w:author="Zoe Marie Klein" w:date="2023-02-02T08:59:00Z" w:initials="ZMK">
    <w:p w14:paraId="2E4E3D92" w14:textId="77777777" w:rsidR="00BC54BD" w:rsidRDefault="00BC54BD" w:rsidP="00D635DF">
      <w:r>
        <w:rPr>
          <w:rStyle w:val="CommentReference"/>
        </w:rPr>
        <w:annotationRef/>
      </w:r>
      <w:r>
        <w:rPr>
          <w:sz w:val="20"/>
          <w:szCs w:val="20"/>
        </w:rPr>
        <w:t xml:space="preserve">Unsure why this is highlighted— cited in references. </w:t>
      </w:r>
    </w:p>
  </w:comment>
  <w:comment w:id="52" w:author="Zoe Marie Klein" w:date="2023-02-02T08:59:00Z" w:initials="ZMK">
    <w:p w14:paraId="63DA13CE" w14:textId="6B028B9B" w:rsidR="00BC54BD" w:rsidRDefault="00BC54BD" w:rsidP="00651BB5">
      <w:r>
        <w:rPr>
          <w:rStyle w:val="CommentReference"/>
        </w:rPr>
        <w:annotationRef/>
      </w:r>
      <w:r>
        <w:rPr>
          <w:sz w:val="20"/>
          <w:szCs w:val="20"/>
        </w:rPr>
        <w:t>Added this in references too</w:t>
      </w:r>
    </w:p>
  </w:comment>
  <w:comment w:id="53" w:author="Rachel Mitchell" w:date="2023-01-04T14:01:00Z" w:initials="RMM">
    <w:p w14:paraId="3079ACFF" w14:textId="5641679B" w:rsidR="0039614B" w:rsidRDefault="0039614B">
      <w:pPr>
        <w:pStyle w:val="CommentText"/>
      </w:pPr>
      <w:r>
        <w:rPr>
          <w:rStyle w:val="CommentReference"/>
        </w:rPr>
        <w:annotationRef/>
      </w:r>
      <w:r w:rsidRPr="0039614B">
        <w:t>https://cran.r-project.org/web/packages/lmerTest/lmerTest.pdf</w:t>
      </w:r>
    </w:p>
  </w:comment>
  <w:comment w:id="54" w:author="Zoe Marie Klein" w:date="2023-02-02T08:58:00Z" w:initials="ZMK">
    <w:p w14:paraId="2200B792" w14:textId="77777777" w:rsidR="00BC54BD" w:rsidRDefault="00BC54BD" w:rsidP="009C19A3">
      <w:r>
        <w:rPr>
          <w:rStyle w:val="CommentReference"/>
        </w:rPr>
        <w:annotationRef/>
      </w:r>
      <w:r>
        <w:rPr>
          <w:sz w:val="20"/>
          <w:szCs w:val="20"/>
        </w:rPr>
        <w:t xml:space="preserve">Used this pdf instead in the references because its in a journal, </w:t>
      </w:r>
      <w:hyperlink r:id="rId2" w:history="1">
        <w:r w:rsidRPr="009C19A3">
          <w:rPr>
            <w:rStyle w:val="Hyperlink"/>
            <w:sz w:val="20"/>
            <w:szCs w:val="20"/>
          </w:rPr>
          <w:t>https://www.jstatsoft.org/article/view/v082i13</w:t>
        </w:r>
      </w:hyperlink>
    </w:p>
    <w:p w14:paraId="39F73E61" w14:textId="77777777" w:rsidR="00BC54BD" w:rsidRDefault="00BC54BD" w:rsidP="009C19A3"/>
  </w:comment>
  <w:comment w:id="55" w:author="Winkler, Daniel E" w:date="2022-04-21T11:15:00Z" w:initials="WDE">
    <w:p w14:paraId="08D0930E" w14:textId="60499376" w:rsidR="00913672" w:rsidRDefault="00913672">
      <w:pPr>
        <w:pStyle w:val="CommentText"/>
      </w:pPr>
      <w:r>
        <w:rPr>
          <w:rStyle w:val="CommentReference"/>
        </w:rPr>
        <w:annotationRef/>
      </w:r>
      <w:r>
        <w:t xml:space="preserve">Like the methods section, your results section is so nicely written! My only comment is to add actual data! I would like to see means, standard errors, samples sizes for each test/treatment/population/model. This could be nicely presented in a table or two (maybe one for greenhouse and one for garden). And be sure to report these same values in the text of the results, so when you say increased or decreased you also report the values you’re comparing or reporting. </w:t>
      </w:r>
    </w:p>
  </w:comment>
  <w:comment w:id="56" w:author="Zoe Marie Klein" w:date="2023-02-02T08:11:00Z" w:initials="ZMK">
    <w:p w14:paraId="12FEBB70" w14:textId="77777777" w:rsidR="00AD5714" w:rsidRDefault="00AD5714" w:rsidP="00FA0FD8">
      <w:r>
        <w:rPr>
          <w:rStyle w:val="CommentReference"/>
        </w:rPr>
        <w:annotationRef/>
      </w:r>
      <w:r>
        <w:rPr>
          <w:sz w:val="20"/>
          <w:szCs w:val="20"/>
        </w:rPr>
        <w:t xml:space="preserve">This braket needs clarification or the removal of “in MAP” as it is not clear what that is referring to. </w:t>
      </w:r>
    </w:p>
  </w:comment>
  <w:comment w:id="61" w:author="Zoe Marie Klein" w:date="2023-02-02T08:18:00Z" w:initials="ZMK">
    <w:p w14:paraId="1EEF9251" w14:textId="77777777" w:rsidR="00700E72" w:rsidRDefault="00700E72" w:rsidP="00F134BB">
      <w:r>
        <w:rPr>
          <w:rStyle w:val="CommentReference"/>
        </w:rPr>
        <w:annotationRef/>
      </w:r>
      <w:r>
        <w:rPr>
          <w:sz w:val="20"/>
          <w:szCs w:val="20"/>
        </w:rPr>
        <w:t xml:space="preserve">Is this idea conveyed in other parts of the paper? </w:t>
      </w:r>
    </w:p>
  </w:comment>
  <w:comment w:id="71" w:author="Melanie Gisler" w:date="2022-04-21T10:01:00Z" w:initials="MG">
    <w:p w14:paraId="02F7D0A9" w14:textId="719886D5" w:rsidR="008C2E70" w:rsidRDefault="008C2E70">
      <w:pPr>
        <w:pStyle w:val="CommentText"/>
      </w:pPr>
      <w:r>
        <w:rPr>
          <w:rStyle w:val="CommentReference"/>
        </w:rPr>
        <w:annotationRef/>
      </w:r>
      <w:r>
        <w:t>Please cite these studies…from my experience most practioners actually assume plants are locally adapted where habitat and environmental conditions are more similar, not distance.  However, distance can be correlated with seed zone</w:t>
      </w:r>
    </w:p>
  </w:comment>
  <w:comment w:id="72" w:author="Rachel Mitchell" w:date="2023-01-04T14:51:00Z" w:initials="RMM">
    <w:p w14:paraId="4440899B" w14:textId="676B582E" w:rsidR="0039614B" w:rsidRDefault="0039614B">
      <w:pPr>
        <w:pStyle w:val="CommentText"/>
      </w:pPr>
      <w:r>
        <w:rPr>
          <w:rStyle w:val="CommentReference"/>
        </w:rPr>
        <w:annotationRef/>
      </w:r>
      <w:r>
        <w:rPr>
          <w:rStyle w:val="author"/>
          <w:rFonts w:ascii="Open Sans" w:hAnsi="Open Sans" w:cs="Open Sans"/>
          <w:color w:val="1C1D1E"/>
          <w:sz w:val="21"/>
          <w:szCs w:val="21"/>
          <w:shd w:val="clear" w:color="auto" w:fill="EFEFF0"/>
        </w:rPr>
        <w:t>Bower AD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Clair JBS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Erickson V</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2014</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Generalized provisional seed zones for native plants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Ecological Applications</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24</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913</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919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3A802" w15:done="0"/>
  <w15:commentEx w15:paraId="15D510F8" w15:done="1"/>
  <w15:commentEx w15:paraId="64F9616B" w15:done="0"/>
  <w15:commentEx w15:paraId="7A9506C6" w15:paraIdParent="64F9616B" w15:done="0"/>
  <w15:commentEx w15:paraId="55CE22C0" w15:done="0"/>
  <w15:commentEx w15:paraId="629D2FE7" w15:done="0"/>
  <w15:commentEx w15:paraId="705F0326" w15:done="0"/>
  <w15:commentEx w15:paraId="795082D0" w15:paraIdParent="705F0326" w15:done="0"/>
  <w15:commentEx w15:paraId="22BD7082" w15:done="0"/>
  <w15:commentEx w15:paraId="2E4E3D92" w15:done="0"/>
  <w15:commentEx w15:paraId="63DA13CE" w15:done="0"/>
  <w15:commentEx w15:paraId="3079ACFF" w15:done="0"/>
  <w15:commentEx w15:paraId="39F73E61" w15:paraIdParent="3079ACFF" w15:done="0"/>
  <w15:commentEx w15:paraId="08D0930E" w15:done="1"/>
  <w15:commentEx w15:paraId="12FEBB70" w15:done="0"/>
  <w15:commentEx w15:paraId="1EEF9251" w15:done="0"/>
  <w15:commentEx w15:paraId="02F7D0A9" w15:done="1"/>
  <w15:commentEx w15:paraId="44408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49679" w16cex:dateUtc="2023-02-01T15:42:00Z"/>
  <w16cex:commentExtensible w16cex:durableId="26C842CF" w16cex:dateUtc="2022-09-11T18:19:00Z"/>
  <w16cex:commentExtensible w16cex:durableId="278496BC" w16cex:dateUtc="2023-02-01T15:43:00Z"/>
  <w16cex:commentExtensible w16cex:durableId="2785FA29" w16cex:dateUtc="2023-02-02T17:00:00Z"/>
  <w16cex:commentExtensible w16cex:durableId="275FF285" w16cex:dateUtc="2023-01-04T19:41:00Z"/>
  <w16cex:commentExtensible w16cex:durableId="278498ED" w16cex:dateUtc="2023-02-01T15:53:00Z"/>
  <w16cex:commentExtensible w16cex:durableId="275FF23A" w16cex:dateUtc="2023-01-04T19:40:00Z"/>
  <w16cex:commentExtensible w16cex:durableId="2785FA1B" w16cex:dateUtc="2023-02-02T17:00:00Z"/>
  <w16cex:commentExtensible w16cex:durableId="278499AC" w16cex:dateUtc="2023-02-01T15:56:00Z"/>
  <w16cex:commentExtensible w16cex:durableId="2785FA0D" w16cex:dateUtc="2023-02-02T16:59:00Z"/>
  <w16cex:commentExtensible w16cex:durableId="2785F9E6" w16cex:dateUtc="2023-02-02T16:59:00Z"/>
  <w16cex:commentExtensible w16cex:durableId="2760051D" w16cex:dateUtc="2023-01-04T21:01:00Z"/>
  <w16cex:commentExtensible w16cex:durableId="2785F9CE" w16cex:dateUtc="2023-02-02T16:58:00Z"/>
  <w16cex:commentExtensible w16cex:durableId="260BBB4A" w16cex:dateUtc="2022-04-21T18:15:00Z"/>
  <w16cex:commentExtensible w16cex:durableId="2785EEB0" w16cex:dateUtc="2023-02-02T16:11:00Z"/>
  <w16cex:commentExtensible w16cex:durableId="2785F062" w16cex:dateUtc="2023-02-02T16:18:00Z"/>
  <w16cex:commentExtensible w16cex:durableId="260BB824" w16cex:dateUtc="2022-04-21T17:01:00Z"/>
  <w16cex:commentExtensible w16cex:durableId="276010E7" w16cex:dateUtc="2023-01-04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3A802" w16cid:durableId="27849679"/>
  <w16cid:commentId w16cid:paraId="15D510F8" w16cid:durableId="26C842CF"/>
  <w16cid:commentId w16cid:paraId="64F9616B" w16cid:durableId="278496BC"/>
  <w16cid:commentId w16cid:paraId="7A9506C6" w16cid:durableId="2785FA29"/>
  <w16cid:commentId w16cid:paraId="55CE22C0" w16cid:durableId="275FF285"/>
  <w16cid:commentId w16cid:paraId="629D2FE7" w16cid:durableId="278498ED"/>
  <w16cid:commentId w16cid:paraId="705F0326" w16cid:durableId="275FF23A"/>
  <w16cid:commentId w16cid:paraId="795082D0" w16cid:durableId="2785FA1B"/>
  <w16cid:commentId w16cid:paraId="22BD7082" w16cid:durableId="278499AC"/>
  <w16cid:commentId w16cid:paraId="2E4E3D92" w16cid:durableId="2785FA0D"/>
  <w16cid:commentId w16cid:paraId="63DA13CE" w16cid:durableId="2785F9E6"/>
  <w16cid:commentId w16cid:paraId="3079ACFF" w16cid:durableId="2760051D"/>
  <w16cid:commentId w16cid:paraId="39F73E61" w16cid:durableId="2785F9CE"/>
  <w16cid:commentId w16cid:paraId="08D0930E" w16cid:durableId="260BBB4A"/>
  <w16cid:commentId w16cid:paraId="12FEBB70" w16cid:durableId="2785EEB0"/>
  <w16cid:commentId w16cid:paraId="1EEF9251" w16cid:durableId="2785F062"/>
  <w16cid:commentId w16cid:paraId="02F7D0A9" w16cid:durableId="260BB824"/>
  <w16cid:commentId w16cid:paraId="4440899B" w16cid:durableId="27601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6FEF" w14:textId="77777777" w:rsidR="00706F0A" w:rsidRDefault="00706F0A" w:rsidP="002122C1">
      <w:r>
        <w:separator/>
      </w:r>
    </w:p>
  </w:endnote>
  <w:endnote w:type="continuationSeparator" w:id="0">
    <w:p w14:paraId="3B1C526F" w14:textId="77777777" w:rsidR="00706F0A" w:rsidRDefault="00706F0A" w:rsidP="0021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Neue">
    <w:panose1 w:val="02000503000000020004"/>
    <w:charset w:val="00"/>
    <w:family w:val="auto"/>
    <w:pitch w:val="variable"/>
    <w:sig w:usb0="E50002FF" w:usb1="500079DB" w:usb2="00000010" w:usb3="00000000" w:csb0="00000001" w:csb1="00000000"/>
  </w:font>
  <w:font w:name="Barlow">
    <w:panose1 w:val="00000500000000000000"/>
    <w:charset w:val="4D"/>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335937"/>
      <w:docPartObj>
        <w:docPartGallery w:val="Page Numbers (Bottom of Page)"/>
        <w:docPartUnique/>
      </w:docPartObj>
    </w:sdtPr>
    <w:sdtContent>
      <w:p w14:paraId="43AA3024" w14:textId="3E618488" w:rsidR="0039614B" w:rsidRDefault="0039614B" w:rsidP="00282E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3295D1" w14:textId="77777777" w:rsidR="0039614B" w:rsidRDefault="0039614B" w:rsidP="00A451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258296"/>
      <w:docPartObj>
        <w:docPartGallery w:val="Page Numbers (Bottom of Page)"/>
        <w:docPartUnique/>
      </w:docPartObj>
    </w:sdtPr>
    <w:sdtContent>
      <w:p w14:paraId="3FD5C43A" w14:textId="3C57E894" w:rsidR="0039614B" w:rsidRDefault="0039614B" w:rsidP="00282E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FD5C97" w14:textId="77777777" w:rsidR="0039614B" w:rsidRDefault="0039614B" w:rsidP="00A451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78A89" w14:textId="77777777" w:rsidR="00706F0A" w:rsidRDefault="00706F0A" w:rsidP="002122C1">
      <w:r>
        <w:separator/>
      </w:r>
    </w:p>
  </w:footnote>
  <w:footnote w:type="continuationSeparator" w:id="0">
    <w:p w14:paraId="1A719987" w14:textId="77777777" w:rsidR="00706F0A" w:rsidRDefault="00706F0A" w:rsidP="00212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7FE9"/>
    <w:multiLevelType w:val="hybridMultilevel"/>
    <w:tmpl w:val="69927918"/>
    <w:lvl w:ilvl="0" w:tplc="15AA88E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5C4C4E"/>
    <w:multiLevelType w:val="hybridMultilevel"/>
    <w:tmpl w:val="034CB4DE"/>
    <w:lvl w:ilvl="0" w:tplc="AC9A1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4254966">
    <w:abstractNumId w:val="1"/>
  </w:num>
  <w:num w:numId="2" w16cid:durableId="4269247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e Marie Klein">
    <w15:presenceInfo w15:providerId="AD" w15:userId="S::zmk27@nau.edu::b4505a5d-f2b7-428a-95c3-d8e01eeed1d7"/>
  </w15:person>
  <w15:person w15:author="Rachel Mitchell">
    <w15:presenceInfo w15:providerId="None" w15:userId="Rachel Mitchell"/>
  </w15:person>
  <w15:person w15:author="Winkler, Daniel E">
    <w15:presenceInfo w15:providerId="AD" w15:userId="S::dwinkler@usgs.gov::2f4e940b-7093-416e-81f1-051b302a6680"/>
  </w15:person>
  <w15:person w15:author="Melanie Gisler">
    <w15:presenceInfo w15:providerId="Windows Live" w15:userId="ce7f71612d27e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E8"/>
    <w:rsid w:val="0000160C"/>
    <w:rsid w:val="00004776"/>
    <w:rsid w:val="000121DC"/>
    <w:rsid w:val="000406C2"/>
    <w:rsid w:val="00046923"/>
    <w:rsid w:val="00055100"/>
    <w:rsid w:val="00055257"/>
    <w:rsid w:val="00061A4E"/>
    <w:rsid w:val="0006476E"/>
    <w:rsid w:val="00065B31"/>
    <w:rsid w:val="000661A5"/>
    <w:rsid w:val="000707EF"/>
    <w:rsid w:val="00070F23"/>
    <w:rsid w:val="00071778"/>
    <w:rsid w:val="0008346F"/>
    <w:rsid w:val="0008360C"/>
    <w:rsid w:val="00094F17"/>
    <w:rsid w:val="000A0555"/>
    <w:rsid w:val="000A09FB"/>
    <w:rsid w:val="000A1DB7"/>
    <w:rsid w:val="000B4EB2"/>
    <w:rsid w:val="000B60C3"/>
    <w:rsid w:val="000B660B"/>
    <w:rsid w:val="000B6713"/>
    <w:rsid w:val="000C2647"/>
    <w:rsid w:val="000C656B"/>
    <w:rsid w:val="000D02F3"/>
    <w:rsid w:val="000D4866"/>
    <w:rsid w:val="000D4ABE"/>
    <w:rsid w:val="000D5A77"/>
    <w:rsid w:val="000E2F37"/>
    <w:rsid w:val="000F52C3"/>
    <w:rsid w:val="0011183A"/>
    <w:rsid w:val="0011487A"/>
    <w:rsid w:val="00123DA5"/>
    <w:rsid w:val="001413F9"/>
    <w:rsid w:val="00146E7A"/>
    <w:rsid w:val="00147150"/>
    <w:rsid w:val="00147437"/>
    <w:rsid w:val="0015127F"/>
    <w:rsid w:val="00160657"/>
    <w:rsid w:val="00162BCA"/>
    <w:rsid w:val="00164340"/>
    <w:rsid w:val="0017199D"/>
    <w:rsid w:val="001808C9"/>
    <w:rsid w:val="00181E46"/>
    <w:rsid w:val="00186D1C"/>
    <w:rsid w:val="00192A7A"/>
    <w:rsid w:val="00194922"/>
    <w:rsid w:val="001973DD"/>
    <w:rsid w:val="001A7EA3"/>
    <w:rsid w:val="001B63B6"/>
    <w:rsid w:val="001C1C46"/>
    <w:rsid w:val="001C2FF1"/>
    <w:rsid w:val="001C3A19"/>
    <w:rsid w:val="001D4AC2"/>
    <w:rsid w:val="001D6BBB"/>
    <w:rsid w:val="00205DCD"/>
    <w:rsid w:val="00207E32"/>
    <w:rsid w:val="002122C1"/>
    <w:rsid w:val="002160DE"/>
    <w:rsid w:val="00216B1E"/>
    <w:rsid w:val="00222D54"/>
    <w:rsid w:val="002259EB"/>
    <w:rsid w:val="00242349"/>
    <w:rsid w:val="00243E68"/>
    <w:rsid w:val="0024498C"/>
    <w:rsid w:val="00245B05"/>
    <w:rsid w:val="00247A23"/>
    <w:rsid w:val="002500D4"/>
    <w:rsid w:val="00254835"/>
    <w:rsid w:val="002556D3"/>
    <w:rsid w:val="00255A7A"/>
    <w:rsid w:val="0025794D"/>
    <w:rsid w:val="002605E0"/>
    <w:rsid w:val="00266E3A"/>
    <w:rsid w:val="00275C07"/>
    <w:rsid w:val="00275FB2"/>
    <w:rsid w:val="00281599"/>
    <w:rsid w:val="00283083"/>
    <w:rsid w:val="0028512E"/>
    <w:rsid w:val="002864B9"/>
    <w:rsid w:val="002908C1"/>
    <w:rsid w:val="002941E9"/>
    <w:rsid w:val="00297A19"/>
    <w:rsid w:val="002A592B"/>
    <w:rsid w:val="002B07FE"/>
    <w:rsid w:val="002B1D4E"/>
    <w:rsid w:val="002B76EA"/>
    <w:rsid w:val="002C0E97"/>
    <w:rsid w:val="002C24A7"/>
    <w:rsid w:val="002C70B3"/>
    <w:rsid w:val="002D1EA2"/>
    <w:rsid w:val="002E1178"/>
    <w:rsid w:val="002E2B27"/>
    <w:rsid w:val="002E33A0"/>
    <w:rsid w:val="002F09F8"/>
    <w:rsid w:val="002F35BA"/>
    <w:rsid w:val="002F4D41"/>
    <w:rsid w:val="002F5C4B"/>
    <w:rsid w:val="00302A1A"/>
    <w:rsid w:val="00304BC3"/>
    <w:rsid w:val="00311FFC"/>
    <w:rsid w:val="0031361A"/>
    <w:rsid w:val="00316273"/>
    <w:rsid w:val="00326C63"/>
    <w:rsid w:val="00332B8C"/>
    <w:rsid w:val="00334CCB"/>
    <w:rsid w:val="00345C16"/>
    <w:rsid w:val="00350DB6"/>
    <w:rsid w:val="00352A11"/>
    <w:rsid w:val="00360CC5"/>
    <w:rsid w:val="00364198"/>
    <w:rsid w:val="003765DE"/>
    <w:rsid w:val="003768AE"/>
    <w:rsid w:val="00392A0B"/>
    <w:rsid w:val="00394B85"/>
    <w:rsid w:val="0039614B"/>
    <w:rsid w:val="00396FA9"/>
    <w:rsid w:val="003978F0"/>
    <w:rsid w:val="00397DA3"/>
    <w:rsid w:val="00397EAB"/>
    <w:rsid w:val="003A0D68"/>
    <w:rsid w:val="003B1D2B"/>
    <w:rsid w:val="003B77D9"/>
    <w:rsid w:val="003C0403"/>
    <w:rsid w:val="003C0FD6"/>
    <w:rsid w:val="003C7F2B"/>
    <w:rsid w:val="003D1228"/>
    <w:rsid w:val="003D499A"/>
    <w:rsid w:val="003E3A08"/>
    <w:rsid w:val="003E4205"/>
    <w:rsid w:val="003F18CF"/>
    <w:rsid w:val="00407EFB"/>
    <w:rsid w:val="004106FC"/>
    <w:rsid w:val="00412FB8"/>
    <w:rsid w:val="0041393D"/>
    <w:rsid w:val="0041610E"/>
    <w:rsid w:val="004269B3"/>
    <w:rsid w:val="00435FD2"/>
    <w:rsid w:val="00437068"/>
    <w:rsid w:val="00440B9C"/>
    <w:rsid w:val="004437F0"/>
    <w:rsid w:val="00447C70"/>
    <w:rsid w:val="004533ED"/>
    <w:rsid w:val="00463DA8"/>
    <w:rsid w:val="00464B86"/>
    <w:rsid w:val="00466E38"/>
    <w:rsid w:val="00472222"/>
    <w:rsid w:val="00477CFE"/>
    <w:rsid w:val="0048391A"/>
    <w:rsid w:val="004911F8"/>
    <w:rsid w:val="00496062"/>
    <w:rsid w:val="0049624E"/>
    <w:rsid w:val="004A20CF"/>
    <w:rsid w:val="004A569A"/>
    <w:rsid w:val="004C189E"/>
    <w:rsid w:val="004C2151"/>
    <w:rsid w:val="004C35C9"/>
    <w:rsid w:val="004C7374"/>
    <w:rsid w:val="004D13B0"/>
    <w:rsid w:val="004E148E"/>
    <w:rsid w:val="004E3637"/>
    <w:rsid w:val="004E7027"/>
    <w:rsid w:val="004F31EC"/>
    <w:rsid w:val="004F3854"/>
    <w:rsid w:val="004F54B9"/>
    <w:rsid w:val="00500478"/>
    <w:rsid w:val="00502027"/>
    <w:rsid w:val="005054AB"/>
    <w:rsid w:val="005067EB"/>
    <w:rsid w:val="005102A8"/>
    <w:rsid w:val="0051504F"/>
    <w:rsid w:val="00516812"/>
    <w:rsid w:val="005201B1"/>
    <w:rsid w:val="00523767"/>
    <w:rsid w:val="00523F41"/>
    <w:rsid w:val="00531EB3"/>
    <w:rsid w:val="00534745"/>
    <w:rsid w:val="00534948"/>
    <w:rsid w:val="00534A60"/>
    <w:rsid w:val="00537DD0"/>
    <w:rsid w:val="0055601B"/>
    <w:rsid w:val="00557BDB"/>
    <w:rsid w:val="005621CA"/>
    <w:rsid w:val="005945A4"/>
    <w:rsid w:val="005A0C58"/>
    <w:rsid w:val="005A213F"/>
    <w:rsid w:val="005A662B"/>
    <w:rsid w:val="005B0010"/>
    <w:rsid w:val="005C161F"/>
    <w:rsid w:val="005C34D1"/>
    <w:rsid w:val="005C3E3D"/>
    <w:rsid w:val="005C514B"/>
    <w:rsid w:val="005D484C"/>
    <w:rsid w:val="005D6914"/>
    <w:rsid w:val="005E011C"/>
    <w:rsid w:val="005E1982"/>
    <w:rsid w:val="005F6D35"/>
    <w:rsid w:val="00600DEE"/>
    <w:rsid w:val="006022B2"/>
    <w:rsid w:val="00603B06"/>
    <w:rsid w:val="00607832"/>
    <w:rsid w:val="0061745A"/>
    <w:rsid w:val="0062170E"/>
    <w:rsid w:val="006259A7"/>
    <w:rsid w:val="00634361"/>
    <w:rsid w:val="00637D97"/>
    <w:rsid w:val="00640983"/>
    <w:rsid w:val="006444CD"/>
    <w:rsid w:val="00644D4D"/>
    <w:rsid w:val="006518B9"/>
    <w:rsid w:val="00651AFA"/>
    <w:rsid w:val="00651B74"/>
    <w:rsid w:val="00655C10"/>
    <w:rsid w:val="00664CF1"/>
    <w:rsid w:val="00670069"/>
    <w:rsid w:val="00681526"/>
    <w:rsid w:val="00683D13"/>
    <w:rsid w:val="00693E33"/>
    <w:rsid w:val="006A5A96"/>
    <w:rsid w:val="006A632C"/>
    <w:rsid w:val="006A6601"/>
    <w:rsid w:val="006A773B"/>
    <w:rsid w:val="006B0442"/>
    <w:rsid w:val="006B7897"/>
    <w:rsid w:val="006C6085"/>
    <w:rsid w:val="006C6C02"/>
    <w:rsid w:val="006D02EB"/>
    <w:rsid w:val="006D7F3B"/>
    <w:rsid w:val="006E096D"/>
    <w:rsid w:val="006E3EEE"/>
    <w:rsid w:val="006F3012"/>
    <w:rsid w:val="006F5997"/>
    <w:rsid w:val="006F7671"/>
    <w:rsid w:val="006F7FFC"/>
    <w:rsid w:val="00700E72"/>
    <w:rsid w:val="00702C85"/>
    <w:rsid w:val="007032B8"/>
    <w:rsid w:val="007057BF"/>
    <w:rsid w:val="00706F0A"/>
    <w:rsid w:val="00725466"/>
    <w:rsid w:val="00725516"/>
    <w:rsid w:val="0072679F"/>
    <w:rsid w:val="00726881"/>
    <w:rsid w:val="00727468"/>
    <w:rsid w:val="007342CC"/>
    <w:rsid w:val="007359C6"/>
    <w:rsid w:val="00742DC3"/>
    <w:rsid w:val="007446DB"/>
    <w:rsid w:val="007453F1"/>
    <w:rsid w:val="007550C8"/>
    <w:rsid w:val="00755B84"/>
    <w:rsid w:val="00770F27"/>
    <w:rsid w:val="007735DF"/>
    <w:rsid w:val="007940CD"/>
    <w:rsid w:val="007A2EF3"/>
    <w:rsid w:val="007A6E24"/>
    <w:rsid w:val="007B5F03"/>
    <w:rsid w:val="007C29C4"/>
    <w:rsid w:val="007C37FF"/>
    <w:rsid w:val="007C3B2E"/>
    <w:rsid w:val="007D43EE"/>
    <w:rsid w:val="007E0BC3"/>
    <w:rsid w:val="007E3F00"/>
    <w:rsid w:val="007E5678"/>
    <w:rsid w:val="007E7B23"/>
    <w:rsid w:val="007F196D"/>
    <w:rsid w:val="007F3533"/>
    <w:rsid w:val="007F73A7"/>
    <w:rsid w:val="00800469"/>
    <w:rsid w:val="00803229"/>
    <w:rsid w:val="008064F1"/>
    <w:rsid w:val="00810A6F"/>
    <w:rsid w:val="0081554C"/>
    <w:rsid w:val="00816F92"/>
    <w:rsid w:val="00827A38"/>
    <w:rsid w:val="00854276"/>
    <w:rsid w:val="0086176B"/>
    <w:rsid w:val="00867A23"/>
    <w:rsid w:val="008740F1"/>
    <w:rsid w:val="00874923"/>
    <w:rsid w:val="00881E5C"/>
    <w:rsid w:val="00890A49"/>
    <w:rsid w:val="00891BC7"/>
    <w:rsid w:val="0089729D"/>
    <w:rsid w:val="008A5196"/>
    <w:rsid w:val="008A5527"/>
    <w:rsid w:val="008A60CA"/>
    <w:rsid w:val="008B7BEB"/>
    <w:rsid w:val="008C19BD"/>
    <w:rsid w:val="008C2E70"/>
    <w:rsid w:val="008D0D65"/>
    <w:rsid w:val="008D14D6"/>
    <w:rsid w:val="008D305B"/>
    <w:rsid w:val="008D36B1"/>
    <w:rsid w:val="008D5E9C"/>
    <w:rsid w:val="008E1240"/>
    <w:rsid w:val="008F2735"/>
    <w:rsid w:val="008F49EE"/>
    <w:rsid w:val="008F6CF5"/>
    <w:rsid w:val="008F7A0E"/>
    <w:rsid w:val="00907DF4"/>
    <w:rsid w:val="00911BE3"/>
    <w:rsid w:val="00912AEC"/>
    <w:rsid w:val="00913672"/>
    <w:rsid w:val="00917497"/>
    <w:rsid w:val="00920303"/>
    <w:rsid w:val="00924AD2"/>
    <w:rsid w:val="00940A07"/>
    <w:rsid w:val="00942B34"/>
    <w:rsid w:val="00942E1A"/>
    <w:rsid w:val="00951D9A"/>
    <w:rsid w:val="0095766C"/>
    <w:rsid w:val="00967C60"/>
    <w:rsid w:val="009705CB"/>
    <w:rsid w:val="00976067"/>
    <w:rsid w:val="009834BD"/>
    <w:rsid w:val="009918EE"/>
    <w:rsid w:val="00991C08"/>
    <w:rsid w:val="00994D5C"/>
    <w:rsid w:val="00995D34"/>
    <w:rsid w:val="00996738"/>
    <w:rsid w:val="009A0415"/>
    <w:rsid w:val="009A0996"/>
    <w:rsid w:val="009A0D72"/>
    <w:rsid w:val="009B633C"/>
    <w:rsid w:val="009C10CE"/>
    <w:rsid w:val="009C254D"/>
    <w:rsid w:val="009C446B"/>
    <w:rsid w:val="009C6706"/>
    <w:rsid w:val="009D1554"/>
    <w:rsid w:val="009D4381"/>
    <w:rsid w:val="009E30E6"/>
    <w:rsid w:val="009E3B9D"/>
    <w:rsid w:val="009E588D"/>
    <w:rsid w:val="009F0DE8"/>
    <w:rsid w:val="009F37AB"/>
    <w:rsid w:val="009F4A17"/>
    <w:rsid w:val="00A17B25"/>
    <w:rsid w:val="00A20965"/>
    <w:rsid w:val="00A2125E"/>
    <w:rsid w:val="00A4515C"/>
    <w:rsid w:val="00A472F7"/>
    <w:rsid w:val="00A51E20"/>
    <w:rsid w:val="00A545EC"/>
    <w:rsid w:val="00A606B3"/>
    <w:rsid w:val="00A62D26"/>
    <w:rsid w:val="00A63798"/>
    <w:rsid w:val="00A70F22"/>
    <w:rsid w:val="00A75319"/>
    <w:rsid w:val="00A759DA"/>
    <w:rsid w:val="00A85E11"/>
    <w:rsid w:val="00A90A0A"/>
    <w:rsid w:val="00A92D0C"/>
    <w:rsid w:val="00AA159C"/>
    <w:rsid w:val="00AA3D0E"/>
    <w:rsid w:val="00AA7215"/>
    <w:rsid w:val="00AB3EBD"/>
    <w:rsid w:val="00AB48F7"/>
    <w:rsid w:val="00AB67BD"/>
    <w:rsid w:val="00AB6FB5"/>
    <w:rsid w:val="00AC2420"/>
    <w:rsid w:val="00AC6242"/>
    <w:rsid w:val="00AC6BE3"/>
    <w:rsid w:val="00AD1A4D"/>
    <w:rsid w:val="00AD5251"/>
    <w:rsid w:val="00AD5714"/>
    <w:rsid w:val="00AD7E8A"/>
    <w:rsid w:val="00AE0BEE"/>
    <w:rsid w:val="00AE0C6D"/>
    <w:rsid w:val="00AE6674"/>
    <w:rsid w:val="00AE6982"/>
    <w:rsid w:val="00AF6FD1"/>
    <w:rsid w:val="00B0300E"/>
    <w:rsid w:val="00B07DA8"/>
    <w:rsid w:val="00B10D31"/>
    <w:rsid w:val="00B13C4F"/>
    <w:rsid w:val="00B17336"/>
    <w:rsid w:val="00B20B29"/>
    <w:rsid w:val="00B3053B"/>
    <w:rsid w:val="00B30905"/>
    <w:rsid w:val="00B33E46"/>
    <w:rsid w:val="00B3642D"/>
    <w:rsid w:val="00B430FB"/>
    <w:rsid w:val="00B466AB"/>
    <w:rsid w:val="00B47DB2"/>
    <w:rsid w:val="00B51DF8"/>
    <w:rsid w:val="00B66DC3"/>
    <w:rsid w:val="00B71E43"/>
    <w:rsid w:val="00B769FE"/>
    <w:rsid w:val="00B96739"/>
    <w:rsid w:val="00BA2A7C"/>
    <w:rsid w:val="00BA7CDB"/>
    <w:rsid w:val="00BB08EB"/>
    <w:rsid w:val="00BB77BE"/>
    <w:rsid w:val="00BC074E"/>
    <w:rsid w:val="00BC1760"/>
    <w:rsid w:val="00BC54BD"/>
    <w:rsid w:val="00BD0907"/>
    <w:rsid w:val="00BD2611"/>
    <w:rsid w:val="00BD4E82"/>
    <w:rsid w:val="00BE53E2"/>
    <w:rsid w:val="00BE7489"/>
    <w:rsid w:val="00BF6101"/>
    <w:rsid w:val="00C044E4"/>
    <w:rsid w:val="00C14576"/>
    <w:rsid w:val="00C15D95"/>
    <w:rsid w:val="00C20B94"/>
    <w:rsid w:val="00C24342"/>
    <w:rsid w:val="00C2471F"/>
    <w:rsid w:val="00C41065"/>
    <w:rsid w:val="00C52E82"/>
    <w:rsid w:val="00C548B6"/>
    <w:rsid w:val="00C574CB"/>
    <w:rsid w:val="00C61DBA"/>
    <w:rsid w:val="00C634C4"/>
    <w:rsid w:val="00C66D13"/>
    <w:rsid w:val="00C67ECB"/>
    <w:rsid w:val="00C72E92"/>
    <w:rsid w:val="00C741E8"/>
    <w:rsid w:val="00C76A9A"/>
    <w:rsid w:val="00C83CD7"/>
    <w:rsid w:val="00C83D7A"/>
    <w:rsid w:val="00C83D97"/>
    <w:rsid w:val="00C85BB9"/>
    <w:rsid w:val="00C86222"/>
    <w:rsid w:val="00C8652F"/>
    <w:rsid w:val="00C978D8"/>
    <w:rsid w:val="00CB2DAE"/>
    <w:rsid w:val="00CB3AFB"/>
    <w:rsid w:val="00CC1C12"/>
    <w:rsid w:val="00CC32AE"/>
    <w:rsid w:val="00CC3582"/>
    <w:rsid w:val="00CC4FC8"/>
    <w:rsid w:val="00CC5388"/>
    <w:rsid w:val="00CC6D12"/>
    <w:rsid w:val="00CC6D22"/>
    <w:rsid w:val="00CD1B54"/>
    <w:rsid w:val="00CF0C51"/>
    <w:rsid w:val="00CF153D"/>
    <w:rsid w:val="00CF6F95"/>
    <w:rsid w:val="00CF7519"/>
    <w:rsid w:val="00CF76D1"/>
    <w:rsid w:val="00D01979"/>
    <w:rsid w:val="00D01F86"/>
    <w:rsid w:val="00D04048"/>
    <w:rsid w:val="00D069B4"/>
    <w:rsid w:val="00D1312B"/>
    <w:rsid w:val="00D170C5"/>
    <w:rsid w:val="00D179B4"/>
    <w:rsid w:val="00D23D2A"/>
    <w:rsid w:val="00D40081"/>
    <w:rsid w:val="00D43629"/>
    <w:rsid w:val="00D57B47"/>
    <w:rsid w:val="00D64F9A"/>
    <w:rsid w:val="00D74C0B"/>
    <w:rsid w:val="00D8517F"/>
    <w:rsid w:val="00D95157"/>
    <w:rsid w:val="00DA02D2"/>
    <w:rsid w:val="00DB28EF"/>
    <w:rsid w:val="00DB33A2"/>
    <w:rsid w:val="00DB4440"/>
    <w:rsid w:val="00DB51F8"/>
    <w:rsid w:val="00DC03CC"/>
    <w:rsid w:val="00DC574F"/>
    <w:rsid w:val="00DC75EE"/>
    <w:rsid w:val="00DD0D7A"/>
    <w:rsid w:val="00DE123F"/>
    <w:rsid w:val="00DE67D8"/>
    <w:rsid w:val="00DF1994"/>
    <w:rsid w:val="00DF277F"/>
    <w:rsid w:val="00DF6AA4"/>
    <w:rsid w:val="00DF770C"/>
    <w:rsid w:val="00DF7EF2"/>
    <w:rsid w:val="00E01BC7"/>
    <w:rsid w:val="00E04F24"/>
    <w:rsid w:val="00E05340"/>
    <w:rsid w:val="00E06C01"/>
    <w:rsid w:val="00E07CEA"/>
    <w:rsid w:val="00E269C8"/>
    <w:rsid w:val="00E35B27"/>
    <w:rsid w:val="00E37D72"/>
    <w:rsid w:val="00E53262"/>
    <w:rsid w:val="00E54588"/>
    <w:rsid w:val="00E55F63"/>
    <w:rsid w:val="00E70A9E"/>
    <w:rsid w:val="00E73D78"/>
    <w:rsid w:val="00E8024E"/>
    <w:rsid w:val="00E85FCF"/>
    <w:rsid w:val="00E8622B"/>
    <w:rsid w:val="00E872A3"/>
    <w:rsid w:val="00E93593"/>
    <w:rsid w:val="00E97FAF"/>
    <w:rsid w:val="00EA0B86"/>
    <w:rsid w:val="00EA2509"/>
    <w:rsid w:val="00EB1FDD"/>
    <w:rsid w:val="00EC65DB"/>
    <w:rsid w:val="00ED276A"/>
    <w:rsid w:val="00ED7EBA"/>
    <w:rsid w:val="00EE0AE4"/>
    <w:rsid w:val="00EE15AE"/>
    <w:rsid w:val="00EE43F4"/>
    <w:rsid w:val="00EE7225"/>
    <w:rsid w:val="00EE74D2"/>
    <w:rsid w:val="00EF4443"/>
    <w:rsid w:val="00EF633B"/>
    <w:rsid w:val="00EF6413"/>
    <w:rsid w:val="00F07516"/>
    <w:rsid w:val="00F1352E"/>
    <w:rsid w:val="00F16BFB"/>
    <w:rsid w:val="00F21D6E"/>
    <w:rsid w:val="00F23A24"/>
    <w:rsid w:val="00F34B70"/>
    <w:rsid w:val="00F41040"/>
    <w:rsid w:val="00F448C5"/>
    <w:rsid w:val="00F45441"/>
    <w:rsid w:val="00F53BE2"/>
    <w:rsid w:val="00F619F8"/>
    <w:rsid w:val="00F63992"/>
    <w:rsid w:val="00F85A51"/>
    <w:rsid w:val="00FA10AF"/>
    <w:rsid w:val="00FA1915"/>
    <w:rsid w:val="00FA3CB8"/>
    <w:rsid w:val="00FB1A0B"/>
    <w:rsid w:val="00FB7AE5"/>
    <w:rsid w:val="00FC0AA5"/>
    <w:rsid w:val="00FC3498"/>
    <w:rsid w:val="00FC5B9B"/>
    <w:rsid w:val="00FD23B9"/>
    <w:rsid w:val="00FD2D60"/>
    <w:rsid w:val="00FD6D70"/>
    <w:rsid w:val="00FE4672"/>
    <w:rsid w:val="00FE4C2D"/>
    <w:rsid w:val="00FE632F"/>
    <w:rsid w:val="00FE6496"/>
    <w:rsid w:val="00FE685A"/>
    <w:rsid w:val="00FF0F84"/>
    <w:rsid w:val="00FF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4410"/>
  <w15:chartTrackingRefBased/>
  <w15:docId w15:val="{E668C26C-8BD4-6141-BFAC-95F89514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1E8"/>
    <w:rPr>
      <w:rFonts w:ascii="Calibri" w:eastAsia="Calibri" w:hAnsi="Calibri" w:cs="Calibri"/>
    </w:rPr>
  </w:style>
  <w:style w:type="paragraph" w:styleId="Heading2">
    <w:name w:val="heading 2"/>
    <w:basedOn w:val="Normal"/>
    <w:link w:val="Heading2Char"/>
    <w:uiPriority w:val="9"/>
    <w:qFormat/>
    <w:rsid w:val="003A0D6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5766C"/>
    <w:rPr>
      <w:sz w:val="16"/>
      <w:szCs w:val="16"/>
    </w:rPr>
  </w:style>
  <w:style w:type="paragraph" w:styleId="CommentText">
    <w:name w:val="annotation text"/>
    <w:basedOn w:val="Normal"/>
    <w:link w:val="CommentTextChar"/>
    <w:uiPriority w:val="99"/>
    <w:semiHidden/>
    <w:unhideWhenUsed/>
    <w:rsid w:val="0095766C"/>
    <w:rPr>
      <w:sz w:val="20"/>
      <w:szCs w:val="20"/>
    </w:rPr>
  </w:style>
  <w:style w:type="character" w:customStyle="1" w:styleId="CommentTextChar">
    <w:name w:val="Comment Text Char"/>
    <w:basedOn w:val="DefaultParagraphFont"/>
    <w:link w:val="CommentText"/>
    <w:uiPriority w:val="99"/>
    <w:semiHidden/>
    <w:rsid w:val="0095766C"/>
    <w:rPr>
      <w:rFonts w:ascii="Calibri" w:eastAsia="Calibri" w:hAnsi="Calibri" w:cs="Calibri"/>
      <w:sz w:val="20"/>
      <w:szCs w:val="20"/>
    </w:rPr>
  </w:style>
  <w:style w:type="paragraph" w:styleId="NormalWeb">
    <w:name w:val="Normal (Web)"/>
    <w:basedOn w:val="Normal"/>
    <w:uiPriority w:val="99"/>
    <w:unhideWhenUsed/>
    <w:rsid w:val="009D4381"/>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1C3A19"/>
  </w:style>
  <w:style w:type="character" w:styleId="Hyperlink">
    <w:name w:val="Hyperlink"/>
    <w:basedOn w:val="DefaultParagraphFont"/>
    <w:uiPriority w:val="99"/>
    <w:unhideWhenUsed/>
    <w:rsid w:val="00407EFB"/>
    <w:rPr>
      <w:color w:val="0563C1" w:themeColor="hyperlink"/>
      <w:u w:val="single"/>
    </w:rPr>
  </w:style>
  <w:style w:type="character" w:styleId="LineNumber">
    <w:name w:val="line number"/>
    <w:basedOn w:val="DefaultParagraphFont"/>
    <w:uiPriority w:val="99"/>
    <w:semiHidden/>
    <w:unhideWhenUsed/>
    <w:rsid w:val="007F73A7"/>
  </w:style>
  <w:style w:type="paragraph" w:styleId="CommentSubject">
    <w:name w:val="annotation subject"/>
    <w:basedOn w:val="CommentText"/>
    <w:next w:val="CommentText"/>
    <w:link w:val="CommentSubjectChar"/>
    <w:uiPriority w:val="99"/>
    <w:semiHidden/>
    <w:unhideWhenUsed/>
    <w:rsid w:val="00911BE3"/>
    <w:rPr>
      <w:b/>
      <w:bCs/>
    </w:rPr>
  </w:style>
  <w:style w:type="character" w:customStyle="1" w:styleId="CommentSubjectChar">
    <w:name w:val="Comment Subject Char"/>
    <w:basedOn w:val="CommentTextChar"/>
    <w:link w:val="CommentSubject"/>
    <w:uiPriority w:val="99"/>
    <w:semiHidden/>
    <w:rsid w:val="00911BE3"/>
    <w:rPr>
      <w:rFonts w:ascii="Calibri" w:eastAsia="Calibri" w:hAnsi="Calibri" w:cs="Calibri"/>
      <w:b/>
      <w:bCs/>
      <w:sz w:val="20"/>
      <w:szCs w:val="20"/>
    </w:rPr>
  </w:style>
  <w:style w:type="paragraph" w:styleId="Revision">
    <w:name w:val="Revision"/>
    <w:hidden/>
    <w:uiPriority w:val="99"/>
    <w:semiHidden/>
    <w:rsid w:val="006D7F3B"/>
    <w:rPr>
      <w:rFonts w:ascii="Calibri" w:eastAsia="Calibri" w:hAnsi="Calibri" w:cs="Calibri"/>
    </w:rPr>
  </w:style>
  <w:style w:type="character" w:customStyle="1" w:styleId="Heading2Char">
    <w:name w:val="Heading 2 Char"/>
    <w:basedOn w:val="DefaultParagraphFont"/>
    <w:link w:val="Heading2"/>
    <w:uiPriority w:val="9"/>
    <w:rsid w:val="003A0D68"/>
    <w:rPr>
      <w:rFonts w:ascii="Times New Roman" w:eastAsia="Times New Roman" w:hAnsi="Times New Roman" w:cs="Times New Roman"/>
      <w:b/>
      <w:bCs/>
      <w:sz w:val="36"/>
      <w:szCs w:val="36"/>
    </w:rPr>
  </w:style>
  <w:style w:type="paragraph" w:styleId="ListParagraph">
    <w:name w:val="List Paragraph"/>
    <w:basedOn w:val="Normal"/>
    <w:uiPriority w:val="34"/>
    <w:qFormat/>
    <w:rsid w:val="001413F9"/>
    <w:pPr>
      <w:ind w:left="720"/>
      <w:contextualSpacing/>
    </w:pPr>
  </w:style>
  <w:style w:type="table" w:styleId="TableGrid">
    <w:name w:val="Table Grid"/>
    <w:basedOn w:val="TableNormal"/>
    <w:uiPriority w:val="39"/>
    <w:rsid w:val="00046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0442"/>
    <w:rPr>
      <w:color w:val="808080"/>
    </w:rPr>
  </w:style>
  <w:style w:type="paragraph" w:styleId="Header">
    <w:name w:val="header"/>
    <w:basedOn w:val="Normal"/>
    <w:link w:val="HeaderChar"/>
    <w:uiPriority w:val="99"/>
    <w:unhideWhenUsed/>
    <w:rsid w:val="002122C1"/>
    <w:pPr>
      <w:tabs>
        <w:tab w:val="center" w:pos="4680"/>
        <w:tab w:val="right" w:pos="9360"/>
      </w:tabs>
    </w:pPr>
  </w:style>
  <w:style w:type="character" w:customStyle="1" w:styleId="HeaderChar">
    <w:name w:val="Header Char"/>
    <w:basedOn w:val="DefaultParagraphFont"/>
    <w:link w:val="Header"/>
    <w:uiPriority w:val="99"/>
    <w:rsid w:val="002122C1"/>
    <w:rPr>
      <w:rFonts w:ascii="Calibri" w:eastAsia="Calibri" w:hAnsi="Calibri" w:cs="Calibri"/>
    </w:rPr>
  </w:style>
  <w:style w:type="paragraph" w:styleId="Footer">
    <w:name w:val="footer"/>
    <w:basedOn w:val="Normal"/>
    <w:link w:val="FooterChar"/>
    <w:uiPriority w:val="99"/>
    <w:unhideWhenUsed/>
    <w:rsid w:val="002122C1"/>
    <w:pPr>
      <w:tabs>
        <w:tab w:val="center" w:pos="4680"/>
        <w:tab w:val="right" w:pos="9360"/>
      </w:tabs>
    </w:pPr>
  </w:style>
  <w:style w:type="character" w:customStyle="1" w:styleId="FooterChar">
    <w:name w:val="Footer Char"/>
    <w:basedOn w:val="DefaultParagraphFont"/>
    <w:link w:val="Footer"/>
    <w:uiPriority w:val="99"/>
    <w:rsid w:val="002122C1"/>
    <w:rPr>
      <w:rFonts w:ascii="Calibri" w:eastAsia="Calibri" w:hAnsi="Calibri" w:cs="Calibri"/>
    </w:rPr>
  </w:style>
  <w:style w:type="character" w:styleId="PageNumber">
    <w:name w:val="page number"/>
    <w:basedOn w:val="DefaultParagraphFont"/>
    <w:uiPriority w:val="99"/>
    <w:semiHidden/>
    <w:unhideWhenUsed/>
    <w:rsid w:val="0039614B"/>
  </w:style>
  <w:style w:type="character" w:customStyle="1" w:styleId="author">
    <w:name w:val="author"/>
    <w:basedOn w:val="DefaultParagraphFont"/>
    <w:rsid w:val="0039614B"/>
  </w:style>
  <w:style w:type="character" w:customStyle="1" w:styleId="pubyear">
    <w:name w:val="pubyear"/>
    <w:basedOn w:val="DefaultParagraphFont"/>
    <w:rsid w:val="0039614B"/>
  </w:style>
  <w:style w:type="character" w:customStyle="1" w:styleId="articletitle">
    <w:name w:val="articletitle"/>
    <w:basedOn w:val="DefaultParagraphFont"/>
    <w:rsid w:val="0039614B"/>
  </w:style>
  <w:style w:type="character" w:customStyle="1" w:styleId="journaltitle">
    <w:name w:val="journaltitle"/>
    <w:basedOn w:val="DefaultParagraphFont"/>
    <w:rsid w:val="0039614B"/>
  </w:style>
  <w:style w:type="character" w:customStyle="1" w:styleId="vol">
    <w:name w:val="vol"/>
    <w:basedOn w:val="DefaultParagraphFont"/>
    <w:rsid w:val="0039614B"/>
  </w:style>
  <w:style w:type="character" w:customStyle="1" w:styleId="pagefirst">
    <w:name w:val="pagefirst"/>
    <w:basedOn w:val="DefaultParagraphFont"/>
    <w:rsid w:val="0039614B"/>
  </w:style>
  <w:style w:type="character" w:customStyle="1" w:styleId="pagelast">
    <w:name w:val="pagelast"/>
    <w:basedOn w:val="DefaultParagraphFont"/>
    <w:rsid w:val="0039614B"/>
  </w:style>
  <w:style w:type="character" w:styleId="UnresolvedMention">
    <w:name w:val="Unresolved Mention"/>
    <w:basedOn w:val="DefaultParagraphFont"/>
    <w:uiPriority w:val="99"/>
    <w:semiHidden/>
    <w:unhideWhenUsed/>
    <w:rsid w:val="005054AB"/>
    <w:rPr>
      <w:color w:val="605E5C"/>
      <w:shd w:val="clear" w:color="auto" w:fill="E1DFDD"/>
    </w:rPr>
  </w:style>
  <w:style w:type="paragraph" w:styleId="HTMLPreformatted">
    <w:name w:val="HTML Preformatted"/>
    <w:basedOn w:val="Normal"/>
    <w:link w:val="HTMLPreformattedChar"/>
    <w:uiPriority w:val="99"/>
    <w:semiHidden/>
    <w:unhideWhenUsed/>
    <w:rsid w:val="00BC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54B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54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908">
      <w:bodyDiv w:val="1"/>
      <w:marLeft w:val="0"/>
      <w:marRight w:val="0"/>
      <w:marTop w:val="0"/>
      <w:marBottom w:val="0"/>
      <w:divBdr>
        <w:top w:val="none" w:sz="0" w:space="0" w:color="auto"/>
        <w:left w:val="none" w:sz="0" w:space="0" w:color="auto"/>
        <w:bottom w:val="none" w:sz="0" w:space="0" w:color="auto"/>
        <w:right w:val="none" w:sz="0" w:space="0" w:color="auto"/>
      </w:divBdr>
    </w:div>
    <w:div w:id="77219671">
      <w:bodyDiv w:val="1"/>
      <w:marLeft w:val="0"/>
      <w:marRight w:val="0"/>
      <w:marTop w:val="0"/>
      <w:marBottom w:val="0"/>
      <w:divBdr>
        <w:top w:val="none" w:sz="0" w:space="0" w:color="auto"/>
        <w:left w:val="none" w:sz="0" w:space="0" w:color="auto"/>
        <w:bottom w:val="none" w:sz="0" w:space="0" w:color="auto"/>
        <w:right w:val="none" w:sz="0" w:space="0" w:color="auto"/>
      </w:divBdr>
    </w:div>
    <w:div w:id="481046744">
      <w:bodyDiv w:val="1"/>
      <w:marLeft w:val="0"/>
      <w:marRight w:val="0"/>
      <w:marTop w:val="0"/>
      <w:marBottom w:val="0"/>
      <w:divBdr>
        <w:top w:val="none" w:sz="0" w:space="0" w:color="auto"/>
        <w:left w:val="none" w:sz="0" w:space="0" w:color="auto"/>
        <w:bottom w:val="none" w:sz="0" w:space="0" w:color="auto"/>
        <w:right w:val="none" w:sz="0" w:space="0" w:color="auto"/>
      </w:divBdr>
    </w:div>
    <w:div w:id="897714905">
      <w:bodyDiv w:val="1"/>
      <w:marLeft w:val="0"/>
      <w:marRight w:val="0"/>
      <w:marTop w:val="0"/>
      <w:marBottom w:val="0"/>
      <w:divBdr>
        <w:top w:val="none" w:sz="0" w:space="0" w:color="auto"/>
        <w:left w:val="none" w:sz="0" w:space="0" w:color="auto"/>
        <w:bottom w:val="none" w:sz="0" w:space="0" w:color="auto"/>
        <w:right w:val="none" w:sz="0" w:space="0" w:color="auto"/>
      </w:divBdr>
    </w:div>
    <w:div w:id="901908014">
      <w:bodyDiv w:val="1"/>
      <w:marLeft w:val="0"/>
      <w:marRight w:val="0"/>
      <w:marTop w:val="0"/>
      <w:marBottom w:val="0"/>
      <w:divBdr>
        <w:top w:val="none" w:sz="0" w:space="0" w:color="auto"/>
        <w:left w:val="none" w:sz="0" w:space="0" w:color="auto"/>
        <w:bottom w:val="none" w:sz="0" w:space="0" w:color="auto"/>
        <w:right w:val="none" w:sz="0" w:space="0" w:color="auto"/>
      </w:divBdr>
    </w:div>
    <w:div w:id="1084454629">
      <w:bodyDiv w:val="1"/>
      <w:marLeft w:val="0"/>
      <w:marRight w:val="0"/>
      <w:marTop w:val="0"/>
      <w:marBottom w:val="0"/>
      <w:divBdr>
        <w:top w:val="none" w:sz="0" w:space="0" w:color="auto"/>
        <w:left w:val="none" w:sz="0" w:space="0" w:color="auto"/>
        <w:bottom w:val="none" w:sz="0" w:space="0" w:color="auto"/>
        <w:right w:val="none" w:sz="0" w:space="0" w:color="auto"/>
      </w:divBdr>
    </w:div>
    <w:div w:id="1172335992">
      <w:bodyDiv w:val="1"/>
      <w:marLeft w:val="0"/>
      <w:marRight w:val="0"/>
      <w:marTop w:val="0"/>
      <w:marBottom w:val="0"/>
      <w:divBdr>
        <w:top w:val="none" w:sz="0" w:space="0" w:color="auto"/>
        <w:left w:val="none" w:sz="0" w:space="0" w:color="auto"/>
        <w:bottom w:val="none" w:sz="0" w:space="0" w:color="auto"/>
        <w:right w:val="none" w:sz="0" w:space="0" w:color="auto"/>
      </w:divBdr>
    </w:div>
    <w:div w:id="1345671325">
      <w:bodyDiv w:val="1"/>
      <w:marLeft w:val="0"/>
      <w:marRight w:val="0"/>
      <w:marTop w:val="0"/>
      <w:marBottom w:val="0"/>
      <w:divBdr>
        <w:top w:val="none" w:sz="0" w:space="0" w:color="auto"/>
        <w:left w:val="none" w:sz="0" w:space="0" w:color="auto"/>
        <w:bottom w:val="none" w:sz="0" w:space="0" w:color="auto"/>
        <w:right w:val="none" w:sz="0" w:space="0" w:color="auto"/>
      </w:divBdr>
    </w:div>
    <w:div w:id="1369335665">
      <w:bodyDiv w:val="1"/>
      <w:marLeft w:val="0"/>
      <w:marRight w:val="0"/>
      <w:marTop w:val="0"/>
      <w:marBottom w:val="0"/>
      <w:divBdr>
        <w:top w:val="none" w:sz="0" w:space="0" w:color="auto"/>
        <w:left w:val="none" w:sz="0" w:space="0" w:color="auto"/>
        <w:bottom w:val="none" w:sz="0" w:space="0" w:color="auto"/>
        <w:right w:val="none" w:sz="0" w:space="0" w:color="auto"/>
      </w:divBdr>
    </w:div>
    <w:div w:id="1510674577">
      <w:bodyDiv w:val="1"/>
      <w:marLeft w:val="0"/>
      <w:marRight w:val="0"/>
      <w:marTop w:val="0"/>
      <w:marBottom w:val="0"/>
      <w:divBdr>
        <w:top w:val="none" w:sz="0" w:space="0" w:color="auto"/>
        <w:left w:val="none" w:sz="0" w:space="0" w:color="auto"/>
        <w:bottom w:val="none" w:sz="0" w:space="0" w:color="auto"/>
        <w:right w:val="none" w:sz="0" w:space="0" w:color="auto"/>
      </w:divBdr>
    </w:div>
    <w:div w:id="1576010064">
      <w:bodyDiv w:val="1"/>
      <w:marLeft w:val="0"/>
      <w:marRight w:val="0"/>
      <w:marTop w:val="0"/>
      <w:marBottom w:val="0"/>
      <w:divBdr>
        <w:top w:val="none" w:sz="0" w:space="0" w:color="auto"/>
        <w:left w:val="none" w:sz="0" w:space="0" w:color="auto"/>
        <w:bottom w:val="none" w:sz="0" w:space="0" w:color="auto"/>
        <w:right w:val="none" w:sz="0" w:space="0" w:color="auto"/>
      </w:divBdr>
    </w:div>
    <w:div w:id="1690990815">
      <w:bodyDiv w:val="1"/>
      <w:marLeft w:val="0"/>
      <w:marRight w:val="0"/>
      <w:marTop w:val="0"/>
      <w:marBottom w:val="0"/>
      <w:divBdr>
        <w:top w:val="none" w:sz="0" w:space="0" w:color="auto"/>
        <w:left w:val="none" w:sz="0" w:space="0" w:color="auto"/>
        <w:bottom w:val="none" w:sz="0" w:space="0" w:color="auto"/>
        <w:right w:val="none" w:sz="0" w:space="0" w:color="auto"/>
      </w:divBdr>
    </w:div>
    <w:div w:id="196288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jstatsoft.org/article/view/v082i13" TargetMode="External"/><Relationship Id="rId1" Type="http://schemas.openxmlformats.org/officeDocument/2006/relationships/hyperlink" Target="https://link.springer.com/article/10.1007/s00704-023-04368-6"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npj.uwpress.org/content/15/1/17" TargetMode="External"/><Relationship Id="rId18" Type="http://schemas.openxmlformats.org/officeDocument/2006/relationships/image" Target="media/image5.e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comments" Target="comments.xml"/><Relationship Id="rId12" Type="http://schemas.openxmlformats.org/officeDocument/2006/relationships/hyperlink" Target="https://doi.org/10.3375/043.035.0117" TargetMode="Externa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achel.mitchell@nau.edu"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6.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34</Pages>
  <Words>8620</Words>
  <Characters>49136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Marie Klein</dc:creator>
  <cp:keywords/>
  <dc:description/>
  <cp:lastModifiedBy>Wallace, Madeleine - (maddiewallace)</cp:lastModifiedBy>
  <cp:revision>9</cp:revision>
  <cp:lastPrinted>2022-03-30T23:35:00Z</cp:lastPrinted>
  <dcterms:created xsi:type="dcterms:W3CDTF">2023-01-30T15:19:00Z</dcterms:created>
  <dcterms:modified xsi:type="dcterms:W3CDTF">2023-03-21T00:11:00Z</dcterms:modified>
</cp:coreProperties>
</file>